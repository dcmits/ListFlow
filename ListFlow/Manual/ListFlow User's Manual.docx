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CB70B" w14:textId="0096D3E0" w:rsidR="005D47B5" w:rsidRDefault="005D47B5" w:rsidP="006A320F">
      <w:pPr>
        <w:spacing w:after="0" w:line="276" w:lineRule="auto"/>
        <w:rPr>
          <w:sz w:val="96"/>
          <w:szCs w:val="96"/>
          <w:lang w:val="fr-FR"/>
        </w:rPr>
      </w:pPr>
      <w:bookmarkStart w:id="1" w:name="_Toc89011988"/>
      <w:r w:rsidRPr="005D47B5">
        <w:rPr>
          <w:sz w:val="52"/>
          <w:szCs w:val="52"/>
          <w:lang w:val="fr-FR"/>
        </w:rPr>
        <w:t>Guide de l’utilisateur pour</w:t>
      </w:r>
      <w:r w:rsidRPr="005D47B5">
        <w:rPr>
          <w:sz w:val="96"/>
          <w:szCs w:val="96"/>
          <w:lang w:val="fr-FR"/>
        </w:rPr>
        <w:t xml:space="preserve"> </w:t>
      </w:r>
      <w:proofErr w:type="spellStart"/>
      <w:r w:rsidRPr="005D47B5">
        <w:rPr>
          <w:sz w:val="96"/>
          <w:szCs w:val="96"/>
          <w:lang w:val="fr-FR"/>
        </w:rPr>
        <w:t>ListFlow</w:t>
      </w:r>
      <w:proofErr w:type="spellEnd"/>
    </w:p>
    <w:p w14:paraId="32C4C14D" w14:textId="167C7F6F" w:rsidR="00016BE9" w:rsidRDefault="005D47B5" w:rsidP="006A320F">
      <w:pPr>
        <w:spacing w:line="240" w:lineRule="auto"/>
        <w:rPr>
          <w:sz w:val="48"/>
          <w:szCs w:val="48"/>
          <w:lang w:val="fr-FR"/>
        </w:rPr>
        <w:sectPr w:rsidR="00016BE9" w:rsidSect="00016BE9">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7" w:right="1417" w:bottom="1417" w:left="1417" w:header="708" w:footer="708" w:gutter="0"/>
          <w:cols w:space="708"/>
          <w:titlePg/>
          <w:docGrid w:linePitch="360"/>
        </w:sectPr>
      </w:pPr>
      <w:r w:rsidRPr="005D47B5">
        <w:rPr>
          <w:sz w:val="48"/>
          <w:szCs w:val="48"/>
          <w:lang w:val="fr-FR"/>
        </w:rPr>
        <w:t>V</w:t>
      </w:r>
      <w:del w:id="9" w:author="Martin Kuhn" w:date="2022-08-04T15:59:00Z">
        <w:r w:rsidRPr="005D47B5" w:rsidDel="0071448A">
          <w:rPr>
            <w:sz w:val="48"/>
            <w:szCs w:val="48"/>
            <w:lang w:val="fr-FR"/>
          </w:rPr>
          <w:delText>0</w:delText>
        </w:r>
      </w:del>
      <w:ins w:id="10" w:author="Martin Kuhn" w:date="2022-08-04T15:59:00Z">
        <w:r w:rsidR="0071448A">
          <w:rPr>
            <w:sz w:val="48"/>
            <w:szCs w:val="48"/>
            <w:lang w:val="fr-FR"/>
          </w:rPr>
          <w:t>1</w:t>
        </w:r>
      </w:ins>
      <w:r w:rsidRPr="005D47B5">
        <w:rPr>
          <w:sz w:val="48"/>
          <w:szCs w:val="48"/>
          <w:lang w:val="fr-FR"/>
        </w:rPr>
        <w:t>.</w:t>
      </w:r>
      <w:del w:id="11" w:author="Martin Kuhn" w:date="2022-08-04T15:59:00Z">
        <w:r w:rsidRPr="005D47B5" w:rsidDel="0071448A">
          <w:rPr>
            <w:sz w:val="48"/>
            <w:szCs w:val="48"/>
            <w:lang w:val="fr-FR"/>
          </w:rPr>
          <w:delText>1</w:delText>
        </w:r>
      </w:del>
      <w:r w:rsidRPr="005D47B5">
        <w:rPr>
          <w:sz w:val="48"/>
          <w:szCs w:val="48"/>
          <w:lang w:val="fr-FR"/>
        </w:rPr>
        <w:t>0.</w:t>
      </w:r>
      <w:del w:id="12" w:author="Martin Kuhn" w:date="2022-08-04T16:00:00Z">
        <w:r w:rsidRPr="005D47B5" w:rsidDel="0071448A">
          <w:rPr>
            <w:sz w:val="48"/>
            <w:szCs w:val="48"/>
            <w:lang w:val="fr-FR"/>
          </w:rPr>
          <w:delText>2</w:delText>
        </w:r>
      </w:del>
      <w:ins w:id="13" w:author="Martin Kuhn" w:date="2022-08-04T16:00:00Z">
        <w:r w:rsidR="0071448A">
          <w:rPr>
            <w:sz w:val="48"/>
            <w:szCs w:val="48"/>
            <w:lang w:val="fr-FR"/>
          </w:rPr>
          <w:t>1</w:t>
        </w:r>
      </w:ins>
      <w:r w:rsidRPr="005D47B5">
        <w:rPr>
          <w:sz w:val="48"/>
          <w:szCs w:val="48"/>
          <w:lang w:val="fr-FR"/>
        </w:rPr>
        <w:t>.</w:t>
      </w:r>
      <w:del w:id="14" w:author="Martin Kuhn" w:date="2022-08-04T16:00:00Z">
        <w:r w:rsidRPr="005D47B5" w:rsidDel="0071448A">
          <w:rPr>
            <w:sz w:val="48"/>
            <w:szCs w:val="48"/>
            <w:lang w:val="fr-FR"/>
          </w:rPr>
          <w:delText>8</w:delText>
        </w:r>
      </w:del>
      <w:ins w:id="15" w:author="Martin Kuhn" w:date="2022-08-04T16:00:00Z">
        <w:r w:rsidR="0071448A">
          <w:rPr>
            <w:sz w:val="48"/>
            <w:szCs w:val="48"/>
            <w:lang w:val="fr-FR"/>
          </w:rPr>
          <w:t>9</w:t>
        </w:r>
      </w:ins>
    </w:p>
    <w:bookmarkEnd w:id="1" w:displacedByCustomXml="next"/>
    <w:sdt>
      <w:sdtPr>
        <w:rPr>
          <w:rFonts w:ascii="Segoe UI Semilight" w:eastAsiaTheme="minorHAnsi" w:hAnsi="Segoe UI Semilight" w:cstheme="minorBidi"/>
          <w:color w:val="auto"/>
          <w:sz w:val="22"/>
          <w:szCs w:val="22"/>
          <w:lang w:val="fr-FR" w:eastAsia="en-US"/>
        </w:rPr>
        <w:id w:val="1433002500"/>
        <w:docPartObj>
          <w:docPartGallery w:val="Table of Contents"/>
          <w:docPartUnique/>
        </w:docPartObj>
      </w:sdtPr>
      <w:sdtEndPr>
        <w:rPr>
          <w:b/>
          <w:bCs/>
        </w:rPr>
      </w:sdtEndPr>
      <w:sdtContent>
        <w:p w14:paraId="2EC014B3" w14:textId="5637834B" w:rsidR="008D4C0F" w:rsidRPr="008D4C0F" w:rsidRDefault="008D4C0F">
          <w:pPr>
            <w:pStyle w:val="En-ttedetabledesmatires"/>
            <w:rPr>
              <w:rFonts w:ascii="Segoe UI" w:hAnsi="Segoe UI" w:cs="Segoe UI"/>
              <w:color w:val="4472C4" w:themeColor="accent1"/>
            </w:rPr>
          </w:pPr>
          <w:r w:rsidRPr="008D4C0F">
            <w:rPr>
              <w:rFonts w:ascii="Segoe UI" w:hAnsi="Segoe UI" w:cs="Segoe UI"/>
              <w:color w:val="4472C4" w:themeColor="accent1"/>
              <w:lang w:val="fr-FR"/>
            </w:rPr>
            <w:t>Table des matières</w:t>
          </w:r>
        </w:p>
        <w:p w14:paraId="358BE331" w14:textId="4EF02C54" w:rsidR="00FE532D" w:rsidRDefault="009D2C0B">
          <w:pPr>
            <w:pStyle w:val="TM1"/>
            <w:rPr>
              <w:ins w:id="16" w:author="Martin Kuhn" w:date="2022-08-04T16:00:00Z"/>
              <w:rFonts w:asciiTheme="minorHAnsi" w:eastAsiaTheme="minorEastAsia" w:hAnsiTheme="minorHAnsi"/>
              <w:noProof/>
              <w:lang w:eastAsia="fr-CH"/>
            </w:rPr>
          </w:pPr>
          <w:r>
            <w:fldChar w:fldCharType="begin"/>
          </w:r>
          <w:r>
            <w:instrText xml:space="preserve"> TOC \o "1-3" \h \z \u </w:instrText>
          </w:r>
          <w:r>
            <w:fldChar w:fldCharType="separate"/>
          </w:r>
          <w:ins w:id="17" w:author="Martin Kuhn" w:date="2022-08-04T16:00:00Z">
            <w:r w:rsidR="00FE532D" w:rsidRPr="007A4ADE">
              <w:rPr>
                <w:rStyle w:val="Lienhypertexte"/>
                <w:noProof/>
              </w:rPr>
              <w:fldChar w:fldCharType="begin"/>
            </w:r>
            <w:r w:rsidR="00FE532D" w:rsidRPr="007A4ADE">
              <w:rPr>
                <w:rStyle w:val="Lienhypertexte"/>
                <w:noProof/>
              </w:rPr>
              <w:instrText xml:space="preserve"> </w:instrText>
            </w:r>
            <w:r w:rsidR="00FE532D">
              <w:rPr>
                <w:noProof/>
              </w:rPr>
              <w:instrText>HYPERLINK \l "_Toc110521256"</w:instrText>
            </w:r>
            <w:r w:rsidR="00FE532D" w:rsidRPr="007A4ADE">
              <w:rPr>
                <w:rStyle w:val="Lienhypertexte"/>
                <w:noProof/>
              </w:rPr>
              <w:instrText xml:space="preserve"> </w:instrText>
            </w:r>
            <w:r w:rsidR="00FE532D" w:rsidRPr="007A4ADE">
              <w:rPr>
                <w:rStyle w:val="Lienhypertexte"/>
                <w:noProof/>
              </w:rPr>
            </w:r>
            <w:r w:rsidR="00FE532D" w:rsidRPr="007A4ADE">
              <w:rPr>
                <w:rStyle w:val="Lienhypertexte"/>
                <w:noProof/>
              </w:rPr>
              <w:fldChar w:fldCharType="separate"/>
            </w:r>
            <w:r w:rsidR="00FE532D" w:rsidRPr="007A4ADE">
              <w:rPr>
                <w:rStyle w:val="Lienhypertexte"/>
                <w:rFonts w:cs="Segoe UI"/>
                <w:noProof/>
              </w:rPr>
              <w:t>Introduction</w:t>
            </w:r>
            <w:r w:rsidR="00FE532D">
              <w:rPr>
                <w:noProof/>
                <w:webHidden/>
              </w:rPr>
              <w:tab/>
            </w:r>
            <w:r w:rsidR="00FE532D">
              <w:rPr>
                <w:noProof/>
                <w:webHidden/>
              </w:rPr>
              <w:fldChar w:fldCharType="begin"/>
            </w:r>
            <w:r w:rsidR="00FE532D">
              <w:rPr>
                <w:noProof/>
                <w:webHidden/>
              </w:rPr>
              <w:instrText xml:space="preserve"> PAGEREF _Toc110521256 \h </w:instrText>
            </w:r>
            <w:r w:rsidR="00FE532D">
              <w:rPr>
                <w:noProof/>
                <w:webHidden/>
              </w:rPr>
            </w:r>
          </w:ins>
          <w:r w:rsidR="00FE532D">
            <w:rPr>
              <w:noProof/>
              <w:webHidden/>
            </w:rPr>
            <w:fldChar w:fldCharType="separate"/>
          </w:r>
          <w:ins w:id="18" w:author="Martin Kuhn" w:date="2022-08-04T16:00:00Z">
            <w:r w:rsidR="00FE532D">
              <w:rPr>
                <w:noProof/>
                <w:webHidden/>
              </w:rPr>
              <w:t>1</w:t>
            </w:r>
            <w:r w:rsidR="00FE532D">
              <w:rPr>
                <w:noProof/>
                <w:webHidden/>
              </w:rPr>
              <w:fldChar w:fldCharType="end"/>
            </w:r>
            <w:r w:rsidR="00FE532D" w:rsidRPr="007A4ADE">
              <w:rPr>
                <w:rStyle w:val="Lienhypertexte"/>
                <w:noProof/>
              </w:rPr>
              <w:fldChar w:fldCharType="end"/>
            </w:r>
          </w:ins>
        </w:p>
        <w:p w14:paraId="52979635" w14:textId="6FA97264" w:rsidR="00FE532D" w:rsidRDefault="00FE532D">
          <w:pPr>
            <w:pStyle w:val="TM1"/>
            <w:rPr>
              <w:ins w:id="19" w:author="Martin Kuhn" w:date="2022-08-04T16:00:00Z"/>
              <w:rFonts w:asciiTheme="minorHAnsi" w:eastAsiaTheme="minorEastAsia" w:hAnsiTheme="minorHAnsi"/>
              <w:noProof/>
              <w:lang w:eastAsia="fr-CH"/>
            </w:rPr>
          </w:pPr>
          <w:ins w:id="20"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"_Toc110521257"</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rFonts w:cs="Segoe UI"/>
                <w:noProof/>
              </w:rPr>
              <w:t>Installation</w:t>
            </w:r>
            <w:r>
              <w:rPr>
                <w:noProof/>
                <w:webHidden/>
              </w:rPr>
              <w:tab/>
            </w:r>
            <w:r>
              <w:rPr>
                <w:noProof/>
                <w:webHidden/>
              </w:rPr>
              <w:fldChar w:fldCharType="begin"/>
            </w:r>
            <w:r>
              <w:rPr>
                <w:noProof/>
                <w:webHidden/>
              </w:rPr>
              <w:instrText xml:space="preserve"> PAGEREF _Toc110521257 \h </w:instrText>
            </w:r>
            <w:r>
              <w:rPr>
                <w:noProof/>
                <w:webHidden/>
              </w:rPr>
            </w:r>
          </w:ins>
          <w:r>
            <w:rPr>
              <w:noProof/>
              <w:webHidden/>
            </w:rPr>
            <w:fldChar w:fldCharType="separate"/>
          </w:r>
          <w:ins w:id="21" w:author="Martin Kuhn" w:date="2022-08-04T16:00:00Z">
            <w:r>
              <w:rPr>
                <w:noProof/>
                <w:webHidden/>
              </w:rPr>
              <w:t>1</w:t>
            </w:r>
            <w:r>
              <w:rPr>
                <w:noProof/>
                <w:webHidden/>
              </w:rPr>
              <w:fldChar w:fldCharType="end"/>
            </w:r>
            <w:r w:rsidRPr="007A4ADE">
              <w:rPr>
                <w:rStyle w:val="Lienhypertexte"/>
                <w:noProof/>
              </w:rPr>
              <w:fldChar w:fldCharType="end"/>
            </w:r>
          </w:ins>
        </w:p>
        <w:p w14:paraId="1C6A4D11" w14:textId="6C0552D6" w:rsidR="00FE532D" w:rsidRDefault="00FE532D">
          <w:pPr>
            <w:pStyle w:val="TM1"/>
            <w:rPr>
              <w:ins w:id="22" w:author="Martin Kuhn" w:date="2022-08-04T16:00:00Z"/>
              <w:rFonts w:asciiTheme="minorHAnsi" w:eastAsiaTheme="minorEastAsia" w:hAnsiTheme="minorHAnsi"/>
              <w:noProof/>
              <w:lang w:eastAsia="fr-CH"/>
            </w:rPr>
          </w:pPr>
          <w:ins w:id="23"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"_Toc110521258"</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rFonts w:cs="Segoe UI"/>
                <w:noProof/>
              </w:rPr>
              <w:t>Utilisation</w:t>
            </w:r>
            <w:r>
              <w:rPr>
                <w:noProof/>
                <w:webHidden/>
              </w:rPr>
              <w:tab/>
            </w:r>
            <w:r>
              <w:rPr>
                <w:noProof/>
                <w:webHidden/>
              </w:rPr>
              <w:fldChar w:fldCharType="begin"/>
            </w:r>
            <w:r>
              <w:rPr>
                <w:noProof/>
                <w:webHidden/>
              </w:rPr>
              <w:instrText xml:space="preserve"> PAGEREF _Toc110521258 \h </w:instrText>
            </w:r>
            <w:r>
              <w:rPr>
                <w:noProof/>
                <w:webHidden/>
              </w:rPr>
            </w:r>
          </w:ins>
          <w:r>
            <w:rPr>
              <w:noProof/>
              <w:webHidden/>
            </w:rPr>
            <w:fldChar w:fldCharType="separate"/>
          </w:r>
          <w:ins w:id="24" w:author="Martin Kuhn" w:date="2022-08-04T16:00:00Z">
            <w:r>
              <w:rPr>
                <w:noProof/>
                <w:webHidden/>
              </w:rPr>
              <w:t>1</w:t>
            </w:r>
            <w:r>
              <w:rPr>
                <w:noProof/>
                <w:webHidden/>
              </w:rPr>
              <w:fldChar w:fldCharType="end"/>
            </w:r>
            <w:r w:rsidRPr="007A4ADE">
              <w:rPr>
                <w:rStyle w:val="Lienhypertexte"/>
                <w:noProof/>
              </w:rPr>
              <w:fldChar w:fldCharType="end"/>
            </w:r>
          </w:ins>
        </w:p>
        <w:p w14:paraId="351B488A" w14:textId="0198C226" w:rsidR="00FE532D" w:rsidRDefault="00FE532D">
          <w:pPr>
            <w:pStyle w:val="TM1"/>
            <w:rPr>
              <w:ins w:id="25" w:author="Martin Kuhn" w:date="2022-08-04T16:00:00Z"/>
              <w:rFonts w:asciiTheme="minorHAnsi" w:eastAsiaTheme="minorEastAsia" w:hAnsiTheme="minorHAnsi"/>
              <w:noProof/>
              <w:lang w:eastAsia="fr-CH"/>
            </w:rPr>
          </w:pPr>
          <w:ins w:id="26"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"_Toc110521259"</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rFonts w:cs="Segoe UI"/>
                <w:noProof/>
              </w:rPr>
              <w:t>Configuration</w:t>
            </w:r>
            <w:r>
              <w:rPr>
                <w:noProof/>
                <w:webHidden/>
              </w:rPr>
              <w:tab/>
            </w:r>
            <w:r>
              <w:rPr>
                <w:noProof/>
                <w:webHidden/>
              </w:rPr>
              <w:fldChar w:fldCharType="begin"/>
            </w:r>
            <w:r>
              <w:rPr>
                <w:noProof/>
                <w:webHidden/>
              </w:rPr>
              <w:instrText xml:space="preserve"> PAGEREF _Toc110521259 \h </w:instrText>
            </w:r>
            <w:r>
              <w:rPr>
                <w:noProof/>
                <w:webHidden/>
              </w:rPr>
            </w:r>
          </w:ins>
          <w:r>
            <w:rPr>
              <w:noProof/>
              <w:webHidden/>
            </w:rPr>
            <w:fldChar w:fldCharType="separate"/>
          </w:r>
          <w:ins w:id="27" w:author="Martin Kuhn" w:date="2022-08-04T16:00:00Z">
            <w:r>
              <w:rPr>
                <w:noProof/>
                <w:webHidden/>
              </w:rPr>
              <w:t>8</w:t>
            </w:r>
            <w:r>
              <w:rPr>
                <w:noProof/>
                <w:webHidden/>
              </w:rPr>
              <w:fldChar w:fldCharType="end"/>
            </w:r>
            <w:r w:rsidRPr="007A4ADE">
              <w:rPr>
                <w:rStyle w:val="Lienhypertexte"/>
                <w:noProof/>
              </w:rPr>
              <w:fldChar w:fldCharType="end"/>
            </w:r>
          </w:ins>
        </w:p>
        <w:p w14:paraId="72BA94EC" w14:textId="0D651F5B" w:rsidR="00FE532D" w:rsidRDefault="00FE532D">
          <w:pPr>
            <w:pStyle w:val="TM2"/>
            <w:tabs>
              <w:tab w:val="right" w:pos="9062"/>
            </w:tabs>
            <w:rPr>
              <w:ins w:id="28" w:author="Martin Kuhn" w:date="2022-08-04T16:00:00Z"/>
              <w:rFonts w:asciiTheme="minorHAnsi" w:eastAsiaTheme="minorEastAsia" w:hAnsiTheme="minorHAnsi"/>
              <w:noProof/>
              <w:lang w:eastAsia="fr-CH"/>
            </w:rPr>
          </w:pPr>
          <w:ins w:id="29"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"_Toc110521260"</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rFonts w:cs="Segoe UI"/>
                <w:noProof/>
              </w:rPr>
              <w:t>Dossier</w:t>
            </w:r>
            <w:r>
              <w:rPr>
                <w:noProof/>
                <w:webHidden/>
              </w:rPr>
              <w:tab/>
            </w:r>
            <w:r>
              <w:rPr>
                <w:noProof/>
                <w:webHidden/>
              </w:rPr>
              <w:fldChar w:fldCharType="begin"/>
            </w:r>
            <w:r>
              <w:rPr>
                <w:noProof/>
                <w:webHidden/>
              </w:rPr>
              <w:instrText xml:space="preserve"> PAGEREF _Toc110521260 \h </w:instrText>
            </w:r>
            <w:r>
              <w:rPr>
                <w:noProof/>
                <w:webHidden/>
              </w:rPr>
            </w:r>
          </w:ins>
          <w:r>
            <w:rPr>
              <w:noProof/>
              <w:webHidden/>
            </w:rPr>
            <w:fldChar w:fldCharType="separate"/>
          </w:r>
          <w:ins w:id="30" w:author="Martin Kuhn" w:date="2022-08-04T16:00:00Z">
            <w:r>
              <w:rPr>
                <w:noProof/>
                <w:webHidden/>
              </w:rPr>
              <w:t>8</w:t>
            </w:r>
            <w:r>
              <w:rPr>
                <w:noProof/>
                <w:webHidden/>
              </w:rPr>
              <w:fldChar w:fldCharType="end"/>
            </w:r>
            <w:r w:rsidRPr="007A4ADE">
              <w:rPr>
                <w:rStyle w:val="Lienhypertexte"/>
                <w:noProof/>
              </w:rPr>
              <w:fldChar w:fldCharType="end"/>
            </w:r>
          </w:ins>
        </w:p>
        <w:p w14:paraId="7AF003D0" w14:textId="6D260800" w:rsidR="00FE532D" w:rsidRDefault="00FE532D">
          <w:pPr>
            <w:pStyle w:val="TM2"/>
            <w:tabs>
              <w:tab w:val="right" w:pos="9062"/>
            </w:tabs>
            <w:rPr>
              <w:ins w:id="31" w:author="Martin Kuhn" w:date="2022-08-04T16:00:00Z"/>
              <w:rFonts w:asciiTheme="minorHAnsi" w:eastAsiaTheme="minorEastAsia" w:hAnsiTheme="minorHAnsi"/>
              <w:noProof/>
              <w:lang w:eastAsia="fr-CH"/>
            </w:rPr>
          </w:pPr>
          <w:ins w:id="32"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"_Toc110521261"</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noProof/>
              </w:rPr>
              <w:t>Modèle principal</w:t>
            </w:r>
            <w:r>
              <w:rPr>
                <w:noProof/>
                <w:webHidden/>
              </w:rPr>
              <w:tab/>
            </w:r>
            <w:r>
              <w:rPr>
                <w:noProof/>
                <w:webHidden/>
              </w:rPr>
              <w:fldChar w:fldCharType="begin"/>
            </w:r>
            <w:r>
              <w:rPr>
                <w:noProof/>
                <w:webHidden/>
              </w:rPr>
              <w:instrText xml:space="preserve"> PAGEREF _Toc110521261 \h </w:instrText>
            </w:r>
            <w:r>
              <w:rPr>
                <w:noProof/>
                <w:webHidden/>
              </w:rPr>
            </w:r>
          </w:ins>
          <w:r>
            <w:rPr>
              <w:noProof/>
              <w:webHidden/>
            </w:rPr>
            <w:fldChar w:fldCharType="separate"/>
          </w:r>
          <w:ins w:id="33" w:author="Martin Kuhn" w:date="2022-08-04T16:00:00Z">
            <w:r>
              <w:rPr>
                <w:noProof/>
                <w:webHidden/>
              </w:rPr>
              <w:t>9</w:t>
            </w:r>
            <w:r>
              <w:rPr>
                <w:noProof/>
                <w:webHidden/>
              </w:rPr>
              <w:fldChar w:fldCharType="end"/>
            </w:r>
            <w:r w:rsidRPr="007A4ADE">
              <w:rPr>
                <w:rStyle w:val="Lienhypertexte"/>
                <w:noProof/>
              </w:rPr>
              <w:fldChar w:fldCharType="end"/>
            </w:r>
          </w:ins>
        </w:p>
        <w:p w14:paraId="64CF39EC" w14:textId="04D3E5F9" w:rsidR="00FE532D" w:rsidRDefault="00FE532D">
          <w:pPr>
            <w:pStyle w:val="TM2"/>
            <w:tabs>
              <w:tab w:val="right" w:pos="9062"/>
            </w:tabs>
            <w:rPr>
              <w:ins w:id="34" w:author="Martin Kuhn" w:date="2022-08-04T16:00:00Z"/>
              <w:rFonts w:asciiTheme="minorHAnsi" w:eastAsiaTheme="minorEastAsia" w:hAnsiTheme="minorHAnsi"/>
              <w:noProof/>
              <w:lang w:eastAsia="fr-CH"/>
            </w:rPr>
          </w:pPr>
          <w:ins w:id="35"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"_Toc110521262"</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noProof/>
              </w:rPr>
              <w:t>Champs Event details</w:t>
            </w:r>
            <w:r>
              <w:rPr>
                <w:noProof/>
                <w:webHidden/>
              </w:rPr>
              <w:tab/>
            </w:r>
            <w:r>
              <w:rPr>
                <w:noProof/>
                <w:webHidden/>
              </w:rPr>
              <w:fldChar w:fldCharType="begin"/>
            </w:r>
            <w:r>
              <w:rPr>
                <w:noProof/>
                <w:webHidden/>
              </w:rPr>
              <w:instrText xml:space="preserve"> PAGEREF _Toc110521262 \h </w:instrText>
            </w:r>
            <w:r>
              <w:rPr>
                <w:noProof/>
                <w:webHidden/>
              </w:rPr>
            </w:r>
          </w:ins>
          <w:r>
            <w:rPr>
              <w:noProof/>
              <w:webHidden/>
            </w:rPr>
            <w:fldChar w:fldCharType="separate"/>
          </w:r>
          <w:ins w:id="36" w:author="Martin Kuhn" w:date="2022-08-04T16:00:00Z">
            <w:r>
              <w:rPr>
                <w:noProof/>
                <w:webHidden/>
              </w:rPr>
              <w:t>12</w:t>
            </w:r>
            <w:r>
              <w:rPr>
                <w:noProof/>
                <w:webHidden/>
              </w:rPr>
              <w:fldChar w:fldCharType="end"/>
            </w:r>
            <w:r w:rsidRPr="007A4ADE">
              <w:rPr>
                <w:rStyle w:val="Lienhypertexte"/>
                <w:noProof/>
              </w:rPr>
              <w:fldChar w:fldCharType="end"/>
            </w:r>
          </w:ins>
        </w:p>
        <w:p w14:paraId="7CEDFA35" w14:textId="49A0F067" w:rsidR="00FE532D" w:rsidRDefault="00FE532D">
          <w:pPr>
            <w:pStyle w:val="TM2"/>
            <w:tabs>
              <w:tab w:val="right" w:pos="9062"/>
            </w:tabs>
            <w:rPr>
              <w:ins w:id="37" w:author="Martin Kuhn" w:date="2022-08-04T16:00:00Z"/>
              <w:rFonts w:asciiTheme="minorHAnsi" w:eastAsiaTheme="minorEastAsia" w:hAnsiTheme="minorHAnsi"/>
              <w:noProof/>
              <w:lang w:eastAsia="fr-CH"/>
            </w:rPr>
          </w:pPr>
          <w:ins w:id="38"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"_Toc110521263"</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noProof/>
              </w:rPr>
              <w:t>Sous-modèle</w:t>
            </w:r>
            <w:r>
              <w:rPr>
                <w:noProof/>
                <w:webHidden/>
              </w:rPr>
              <w:tab/>
            </w:r>
            <w:r>
              <w:rPr>
                <w:noProof/>
                <w:webHidden/>
              </w:rPr>
              <w:fldChar w:fldCharType="begin"/>
            </w:r>
            <w:r>
              <w:rPr>
                <w:noProof/>
                <w:webHidden/>
              </w:rPr>
              <w:instrText xml:space="preserve"> PAGEREF _Toc110521263 \h </w:instrText>
            </w:r>
            <w:r>
              <w:rPr>
                <w:noProof/>
                <w:webHidden/>
              </w:rPr>
            </w:r>
          </w:ins>
          <w:r>
            <w:rPr>
              <w:noProof/>
              <w:webHidden/>
            </w:rPr>
            <w:fldChar w:fldCharType="separate"/>
          </w:r>
          <w:ins w:id="39" w:author="Martin Kuhn" w:date="2022-08-04T16:00:00Z">
            <w:r>
              <w:rPr>
                <w:noProof/>
                <w:webHidden/>
              </w:rPr>
              <w:t>14</w:t>
            </w:r>
            <w:r>
              <w:rPr>
                <w:noProof/>
                <w:webHidden/>
              </w:rPr>
              <w:fldChar w:fldCharType="end"/>
            </w:r>
            <w:r w:rsidRPr="007A4ADE">
              <w:rPr>
                <w:rStyle w:val="Lienhypertexte"/>
                <w:noProof/>
              </w:rPr>
              <w:fldChar w:fldCharType="end"/>
            </w:r>
          </w:ins>
        </w:p>
        <w:p w14:paraId="50A4BD89" w14:textId="46F82C59" w:rsidR="00FE532D" w:rsidRDefault="00FE532D">
          <w:pPr>
            <w:pStyle w:val="TM3"/>
            <w:tabs>
              <w:tab w:val="right" w:pos="9062"/>
            </w:tabs>
            <w:rPr>
              <w:ins w:id="40" w:author="Martin Kuhn" w:date="2022-08-04T16:00:00Z"/>
              <w:rFonts w:asciiTheme="minorHAnsi" w:eastAsiaTheme="minorEastAsia" w:hAnsiTheme="minorHAnsi"/>
              <w:noProof/>
              <w:lang w:eastAsia="fr-CH"/>
            </w:rPr>
          </w:pPr>
          <w:ins w:id="41"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"_Toc110521264"</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noProof/>
              </w:rPr>
              <w:t>Champ de fusion</w:t>
            </w:r>
            <w:r>
              <w:rPr>
                <w:noProof/>
                <w:webHidden/>
              </w:rPr>
              <w:tab/>
            </w:r>
            <w:r>
              <w:rPr>
                <w:noProof/>
                <w:webHidden/>
              </w:rPr>
              <w:fldChar w:fldCharType="begin"/>
            </w:r>
            <w:r>
              <w:rPr>
                <w:noProof/>
                <w:webHidden/>
              </w:rPr>
              <w:instrText xml:space="preserve"> PAGEREF _Toc110521264 \h </w:instrText>
            </w:r>
            <w:r>
              <w:rPr>
                <w:noProof/>
                <w:webHidden/>
              </w:rPr>
            </w:r>
          </w:ins>
          <w:r>
            <w:rPr>
              <w:noProof/>
              <w:webHidden/>
            </w:rPr>
            <w:fldChar w:fldCharType="separate"/>
          </w:r>
          <w:ins w:id="42" w:author="Martin Kuhn" w:date="2022-08-04T16:00:00Z">
            <w:r>
              <w:rPr>
                <w:noProof/>
                <w:webHidden/>
              </w:rPr>
              <w:t>14</w:t>
            </w:r>
            <w:r>
              <w:rPr>
                <w:noProof/>
                <w:webHidden/>
              </w:rPr>
              <w:fldChar w:fldCharType="end"/>
            </w:r>
            <w:r w:rsidRPr="007A4ADE">
              <w:rPr>
                <w:rStyle w:val="Lienhypertexte"/>
                <w:noProof/>
              </w:rPr>
              <w:fldChar w:fldCharType="end"/>
            </w:r>
          </w:ins>
        </w:p>
        <w:p w14:paraId="5B081B64" w14:textId="08AF7D0E" w:rsidR="00FE532D" w:rsidRDefault="00FE532D">
          <w:pPr>
            <w:pStyle w:val="TM3"/>
            <w:tabs>
              <w:tab w:val="right" w:pos="9062"/>
            </w:tabs>
            <w:rPr>
              <w:ins w:id="43" w:author="Martin Kuhn" w:date="2022-08-04T16:00:00Z"/>
              <w:rFonts w:asciiTheme="minorHAnsi" w:eastAsiaTheme="minorEastAsia" w:hAnsiTheme="minorHAnsi"/>
              <w:noProof/>
              <w:lang w:eastAsia="fr-CH"/>
            </w:rPr>
          </w:pPr>
          <w:ins w:id="44"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"_Toc110521265"</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noProof/>
              </w:rPr>
              <w:t>Sélection, filtrage et tri des données</w:t>
            </w:r>
            <w:r>
              <w:rPr>
                <w:noProof/>
                <w:webHidden/>
              </w:rPr>
              <w:tab/>
            </w:r>
            <w:r>
              <w:rPr>
                <w:noProof/>
                <w:webHidden/>
              </w:rPr>
              <w:fldChar w:fldCharType="begin"/>
            </w:r>
            <w:r>
              <w:rPr>
                <w:noProof/>
                <w:webHidden/>
              </w:rPr>
              <w:instrText xml:space="preserve"> PAGEREF _Toc110521265 \h </w:instrText>
            </w:r>
            <w:r>
              <w:rPr>
                <w:noProof/>
                <w:webHidden/>
              </w:rPr>
            </w:r>
          </w:ins>
          <w:r>
            <w:rPr>
              <w:noProof/>
              <w:webHidden/>
            </w:rPr>
            <w:fldChar w:fldCharType="separate"/>
          </w:r>
          <w:ins w:id="45" w:author="Martin Kuhn" w:date="2022-08-04T16:00:00Z">
            <w:r>
              <w:rPr>
                <w:noProof/>
                <w:webHidden/>
              </w:rPr>
              <w:t>16</w:t>
            </w:r>
            <w:r>
              <w:rPr>
                <w:noProof/>
                <w:webHidden/>
              </w:rPr>
              <w:fldChar w:fldCharType="end"/>
            </w:r>
            <w:r w:rsidRPr="007A4ADE">
              <w:rPr>
                <w:rStyle w:val="Lienhypertexte"/>
                <w:noProof/>
              </w:rPr>
              <w:fldChar w:fldCharType="end"/>
            </w:r>
          </w:ins>
        </w:p>
        <w:p w14:paraId="610FB75F" w14:textId="1C53166C" w:rsidR="00FE532D" w:rsidRDefault="00FE532D">
          <w:pPr>
            <w:pStyle w:val="TM2"/>
            <w:tabs>
              <w:tab w:val="right" w:pos="9062"/>
            </w:tabs>
            <w:rPr>
              <w:ins w:id="46" w:author="Martin Kuhn" w:date="2022-08-04T16:00:00Z"/>
              <w:rFonts w:asciiTheme="minorHAnsi" w:eastAsiaTheme="minorEastAsia" w:hAnsiTheme="minorHAnsi"/>
              <w:noProof/>
              <w:lang w:eastAsia="fr-CH"/>
            </w:rPr>
          </w:pPr>
          <w:ins w:id="47"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"_Toc110521266"</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noProof/>
              </w:rPr>
              <w:t>Edition des paramètres du modèle principal au moyen de l’application</w:t>
            </w:r>
            <w:r>
              <w:rPr>
                <w:noProof/>
                <w:webHidden/>
              </w:rPr>
              <w:tab/>
            </w:r>
            <w:r>
              <w:rPr>
                <w:noProof/>
                <w:webHidden/>
              </w:rPr>
              <w:fldChar w:fldCharType="begin"/>
            </w:r>
            <w:r>
              <w:rPr>
                <w:noProof/>
                <w:webHidden/>
              </w:rPr>
              <w:instrText xml:space="preserve"> PAGEREF _Toc110521266 \h </w:instrText>
            </w:r>
            <w:r>
              <w:rPr>
                <w:noProof/>
                <w:webHidden/>
              </w:rPr>
            </w:r>
          </w:ins>
          <w:r>
            <w:rPr>
              <w:noProof/>
              <w:webHidden/>
            </w:rPr>
            <w:fldChar w:fldCharType="separate"/>
          </w:r>
          <w:ins w:id="48" w:author="Martin Kuhn" w:date="2022-08-04T16:00:00Z">
            <w:r>
              <w:rPr>
                <w:noProof/>
                <w:webHidden/>
              </w:rPr>
              <w:t>18</w:t>
            </w:r>
            <w:r>
              <w:rPr>
                <w:noProof/>
                <w:webHidden/>
              </w:rPr>
              <w:fldChar w:fldCharType="end"/>
            </w:r>
            <w:r w:rsidRPr="007A4ADE">
              <w:rPr>
                <w:rStyle w:val="Lienhypertexte"/>
                <w:noProof/>
              </w:rPr>
              <w:fldChar w:fldCharType="end"/>
            </w:r>
          </w:ins>
        </w:p>
        <w:p w14:paraId="32FAB4DE" w14:textId="548331E2" w:rsidR="00FE532D" w:rsidRDefault="00FE532D">
          <w:pPr>
            <w:pStyle w:val="TM2"/>
            <w:tabs>
              <w:tab w:val="right" w:pos="9062"/>
            </w:tabs>
            <w:rPr>
              <w:ins w:id="49" w:author="Martin Kuhn" w:date="2022-08-04T16:00:00Z"/>
              <w:rFonts w:asciiTheme="minorHAnsi" w:eastAsiaTheme="minorEastAsia" w:hAnsiTheme="minorHAnsi"/>
              <w:noProof/>
              <w:lang w:eastAsia="fr-CH"/>
            </w:rPr>
          </w:pPr>
          <w:ins w:id="50"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"_Toc110521267"</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noProof/>
              </w:rPr>
              <w:t>Edition des paramètres des sous-modèles au moyen de l’application</w:t>
            </w:r>
            <w:r>
              <w:rPr>
                <w:noProof/>
                <w:webHidden/>
              </w:rPr>
              <w:tab/>
            </w:r>
            <w:r>
              <w:rPr>
                <w:noProof/>
                <w:webHidden/>
              </w:rPr>
              <w:fldChar w:fldCharType="begin"/>
            </w:r>
            <w:r>
              <w:rPr>
                <w:noProof/>
                <w:webHidden/>
              </w:rPr>
              <w:instrText xml:space="preserve"> PAGEREF _Toc110521267 \h </w:instrText>
            </w:r>
            <w:r>
              <w:rPr>
                <w:noProof/>
                <w:webHidden/>
              </w:rPr>
            </w:r>
          </w:ins>
          <w:r>
            <w:rPr>
              <w:noProof/>
              <w:webHidden/>
            </w:rPr>
            <w:fldChar w:fldCharType="separate"/>
          </w:r>
          <w:ins w:id="51" w:author="Martin Kuhn" w:date="2022-08-04T16:00:00Z">
            <w:r>
              <w:rPr>
                <w:noProof/>
                <w:webHidden/>
              </w:rPr>
              <w:t>20</w:t>
            </w:r>
            <w:r>
              <w:rPr>
                <w:noProof/>
                <w:webHidden/>
              </w:rPr>
              <w:fldChar w:fldCharType="end"/>
            </w:r>
            <w:r w:rsidRPr="007A4ADE">
              <w:rPr>
                <w:rStyle w:val="Lienhypertexte"/>
                <w:noProof/>
              </w:rPr>
              <w:fldChar w:fldCharType="end"/>
            </w:r>
          </w:ins>
        </w:p>
        <w:p w14:paraId="56F97E11" w14:textId="4A50C9F8" w:rsidR="00FE532D" w:rsidRDefault="00FE532D">
          <w:pPr>
            <w:pStyle w:val="TM2"/>
            <w:tabs>
              <w:tab w:val="right" w:pos="9062"/>
            </w:tabs>
            <w:rPr>
              <w:ins w:id="52" w:author="Martin Kuhn" w:date="2022-08-04T16:00:00Z"/>
              <w:rFonts w:asciiTheme="minorHAnsi" w:eastAsiaTheme="minorEastAsia" w:hAnsiTheme="minorHAnsi"/>
              <w:noProof/>
              <w:lang w:eastAsia="fr-CH"/>
            </w:rPr>
          </w:pPr>
          <w:ins w:id="53"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"_Toc110521268"</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noProof/>
              </w:rPr>
              <w:t>Création d’un nouveau modèle basé sur un modèle existant</w:t>
            </w:r>
            <w:r>
              <w:rPr>
                <w:noProof/>
                <w:webHidden/>
              </w:rPr>
              <w:tab/>
            </w:r>
            <w:r>
              <w:rPr>
                <w:noProof/>
                <w:webHidden/>
              </w:rPr>
              <w:fldChar w:fldCharType="begin"/>
            </w:r>
            <w:r>
              <w:rPr>
                <w:noProof/>
                <w:webHidden/>
              </w:rPr>
              <w:instrText xml:space="preserve"> PAGEREF _Toc110521268 \h </w:instrText>
            </w:r>
            <w:r>
              <w:rPr>
                <w:noProof/>
                <w:webHidden/>
              </w:rPr>
            </w:r>
          </w:ins>
          <w:r>
            <w:rPr>
              <w:noProof/>
              <w:webHidden/>
            </w:rPr>
            <w:fldChar w:fldCharType="separate"/>
          </w:r>
          <w:ins w:id="54" w:author="Martin Kuhn" w:date="2022-08-04T16:00:00Z">
            <w:r>
              <w:rPr>
                <w:noProof/>
                <w:webHidden/>
              </w:rPr>
              <w:t>23</w:t>
            </w:r>
            <w:r>
              <w:rPr>
                <w:noProof/>
                <w:webHidden/>
              </w:rPr>
              <w:fldChar w:fldCharType="end"/>
            </w:r>
            <w:r w:rsidRPr="007A4ADE">
              <w:rPr>
                <w:rStyle w:val="Lienhypertexte"/>
                <w:noProof/>
              </w:rPr>
              <w:fldChar w:fldCharType="end"/>
            </w:r>
          </w:ins>
        </w:p>
        <w:p w14:paraId="3C662EB6" w14:textId="02B3DF7D" w:rsidR="00FE532D" w:rsidRDefault="00FE532D">
          <w:pPr>
            <w:pStyle w:val="TM2"/>
            <w:tabs>
              <w:tab w:val="right" w:pos="9062"/>
            </w:tabs>
            <w:rPr>
              <w:ins w:id="55" w:author="Martin Kuhn" w:date="2022-08-04T16:00:00Z"/>
              <w:rFonts w:asciiTheme="minorHAnsi" w:eastAsiaTheme="minorEastAsia" w:hAnsiTheme="minorHAnsi"/>
              <w:noProof/>
              <w:lang w:eastAsia="fr-CH"/>
            </w:rPr>
          </w:pPr>
          <w:ins w:id="56"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"_Toc110521269"</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noProof/>
              </w:rPr>
              <w:t>Création d’un nouveau modèle</w:t>
            </w:r>
            <w:r>
              <w:rPr>
                <w:noProof/>
                <w:webHidden/>
              </w:rPr>
              <w:tab/>
            </w:r>
            <w:r>
              <w:rPr>
                <w:noProof/>
                <w:webHidden/>
              </w:rPr>
              <w:fldChar w:fldCharType="begin"/>
            </w:r>
            <w:r>
              <w:rPr>
                <w:noProof/>
                <w:webHidden/>
              </w:rPr>
              <w:instrText xml:space="preserve"> PAGEREF _Toc110521269 \h </w:instrText>
            </w:r>
            <w:r>
              <w:rPr>
                <w:noProof/>
                <w:webHidden/>
              </w:rPr>
            </w:r>
          </w:ins>
          <w:r>
            <w:rPr>
              <w:noProof/>
              <w:webHidden/>
            </w:rPr>
            <w:fldChar w:fldCharType="separate"/>
          </w:r>
          <w:ins w:id="57" w:author="Martin Kuhn" w:date="2022-08-04T16:00:00Z">
            <w:r>
              <w:rPr>
                <w:noProof/>
                <w:webHidden/>
              </w:rPr>
              <w:t>23</w:t>
            </w:r>
            <w:r>
              <w:rPr>
                <w:noProof/>
                <w:webHidden/>
              </w:rPr>
              <w:fldChar w:fldCharType="end"/>
            </w:r>
            <w:r w:rsidRPr="007A4ADE">
              <w:rPr>
                <w:rStyle w:val="Lienhypertexte"/>
                <w:noProof/>
              </w:rPr>
              <w:fldChar w:fldCharType="end"/>
            </w:r>
          </w:ins>
        </w:p>
        <w:p w14:paraId="371AE278" w14:textId="15D85096" w:rsidR="00FE532D" w:rsidRDefault="00FE532D">
          <w:pPr>
            <w:pStyle w:val="TM1"/>
            <w:rPr>
              <w:ins w:id="58" w:author="Martin Kuhn" w:date="2022-08-04T16:00:00Z"/>
              <w:rFonts w:asciiTheme="minorHAnsi" w:eastAsiaTheme="minorEastAsia" w:hAnsiTheme="minorHAnsi"/>
              <w:noProof/>
              <w:lang w:eastAsia="fr-CH"/>
            </w:rPr>
          </w:pPr>
          <w:ins w:id="59" w:author="Martin Kuhn" w:date="2022-08-04T16:00:00Z">
            <w:r w:rsidRPr="007A4ADE">
              <w:rPr>
                <w:rStyle w:val="Lienhypertexte"/>
                <w:noProof/>
              </w:rPr>
              <w:fldChar w:fldCharType="begin"/>
            </w:r>
            <w:r w:rsidRPr="007A4ADE">
              <w:rPr>
                <w:rStyle w:val="Lienhypertexte"/>
                <w:noProof/>
              </w:rPr>
              <w:instrText xml:space="preserve"> </w:instrText>
            </w:r>
            <w:r>
              <w:rPr>
                <w:noProof/>
              </w:rPr>
              <w:instrText>HYPERLINK \l "_Toc110521270"</w:instrText>
            </w:r>
            <w:r w:rsidRPr="007A4ADE">
              <w:rPr>
                <w:rStyle w:val="Lienhypertexte"/>
                <w:noProof/>
              </w:rPr>
              <w:instrText xml:space="preserve"> </w:instrText>
            </w:r>
            <w:r w:rsidRPr="007A4ADE">
              <w:rPr>
                <w:rStyle w:val="Lienhypertexte"/>
                <w:noProof/>
              </w:rPr>
            </w:r>
            <w:r w:rsidRPr="007A4ADE">
              <w:rPr>
                <w:rStyle w:val="Lienhypertexte"/>
                <w:noProof/>
              </w:rPr>
              <w:fldChar w:fldCharType="separate"/>
            </w:r>
            <w:r w:rsidRPr="007A4ADE">
              <w:rPr>
                <w:rStyle w:val="Lienhypertexte"/>
                <w:noProof/>
              </w:rPr>
              <w:t>Liens utiles concernant le publipostage</w:t>
            </w:r>
            <w:r>
              <w:rPr>
                <w:noProof/>
                <w:webHidden/>
              </w:rPr>
              <w:tab/>
            </w:r>
            <w:r>
              <w:rPr>
                <w:noProof/>
                <w:webHidden/>
              </w:rPr>
              <w:fldChar w:fldCharType="begin"/>
            </w:r>
            <w:r>
              <w:rPr>
                <w:noProof/>
                <w:webHidden/>
              </w:rPr>
              <w:instrText xml:space="preserve"> PAGEREF _Toc110521270 \h </w:instrText>
            </w:r>
            <w:r>
              <w:rPr>
                <w:noProof/>
                <w:webHidden/>
              </w:rPr>
            </w:r>
          </w:ins>
          <w:r>
            <w:rPr>
              <w:noProof/>
              <w:webHidden/>
            </w:rPr>
            <w:fldChar w:fldCharType="separate"/>
          </w:r>
          <w:ins w:id="60" w:author="Martin Kuhn" w:date="2022-08-04T16:00:00Z">
            <w:r>
              <w:rPr>
                <w:noProof/>
                <w:webHidden/>
              </w:rPr>
              <w:t>24</w:t>
            </w:r>
            <w:r>
              <w:rPr>
                <w:noProof/>
                <w:webHidden/>
              </w:rPr>
              <w:fldChar w:fldCharType="end"/>
            </w:r>
            <w:r w:rsidRPr="007A4ADE">
              <w:rPr>
                <w:rStyle w:val="Lienhypertexte"/>
                <w:noProof/>
              </w:rPr>
              <w:fldChar w:fldCharType="end"/>
            </w:r>
          </w:ins>
        </w:p>
        <w:p w14:paraId="0FA89705" w14:textId="1D6EF415" w:rsidR="00193C60" w:rsidDel="00F41C4D" w:rsidRDefault="00193C60">
          <w:pPr>
            <w:pStyle w:val="TM1"/>
            <w:rPr>
              <w:del w:id="61" w:author="Martin Kuhn" w:date="2022-08-03T22:10:00Z"/>
              <w:rFonts w:asciiTheme="minorHAnsi" w:eastAsiaTheme="minorEastAsia" w:hAnsiTheme="minorHAnsi"/>
              <w:noProof/>
              <w:lang w:eastAsia="fr-CH"/>
            </w:rPr>
          </w:pPr>
          <w:del w:id="62" w:author="Martin Kuhn" w:date="2022-08-03T22:10:00Z">
            <w:r w:rsidRPr="00F41C4D" w:rsidDel="00F41C4D">
              <w:rPr>
                <w:noProof/>
                <w:rPrChange w:id="63" w:author="Martin Kuhn" w:date="2022-08-03T22:10:00Z">
                  <w:rPr>
                    <w:rStyle w:val="Lienhypertexte"/>
                    <w:rFonts w:cs="Segoe UI"/>
                    <w:noProof/>
                  </w:rPr>
                </w:rPrChange>
              </w:rPr>
              <w:delText>Introduction</w:delText>
            </w:r>
            <w:r w:rsidDel="00F41C4D">
              <w:rPr>
                <w:noProof/>
                <w:webHidden/>
              </w:rPr>
              <w:tab/>
              <w:delText>1</w:delText>
            </w:r>
          </w:del>
        </w:p>
        <w:p w14:paraId="51B64D51" w14:textId="4ED925B8" w:rsidR="00193C60" w:rsidDel="00F41C4D" w:rsidRDefault="00193C60">
          <w:pPr>
            <w:pStyle w:val="TM1"/>
            <w:rPr>
              <w:del w:id="64" w:author="Martin Kuhn" w:date="2022-08-03T22:10:00Z"/>
              <w:rFonts w:asciiTheme="minorHAnsi" w:eastAsiaTheme="minorEastAsia" w:hAnsiTheme="minorHAnsi"/>
              <w:noProof/>
              <w:lang w:eastAsia="fr-CH"/>
            </w:rPr>
          </w:pPr>
          <w:del w:id="65" w:author="Martin Kuhn" w:date="2022-08-03T22:10:00Z">
            <w:r w:rsidRPr="00F41C4D" w:rsidDel="00F41C4D">
              <w:rPr>
                <w:noProof/>
                <w:rPrChange w:id="66" w:author="Martin Kuhn" w:date="2022-08-03T22:10:00Z">
                  <w:rPr>
                    <w:rStyle w:val="Lienhypertexte"/>
                    <w:rFonts w:cs="Segoe UI"/>
                    <w:noProof/>
                  </w:rPr>
                </w:rPrChange>
              </w:rPr>
              <w:delText>Installation</w:delText>
            </w:r>
            <w:r w:rsidDel="00F41C4D">
              <w:rPr>
                <w:noProof/>
                <w:webHidden/>
              </w:rPr>
              <w:tab/>
              <w:delText>1</w:delText>
            </w:r>
          </w:del>
        </w:p>
        <w:p w14:paraId="59C10699" w14:textId="3D7D1096" w:rsidR="00193C60" w:rsidDel="00F41C4D" w:rsidRDefault="00193C60">
          <w:pPr>
            <w:pStyle w:val="TM1"/>
            <w:rPr>
              <w:del w:id="67" w:author="Martin Kuhn" w:date="2022-08-03T22:10:00Z"/>
              <w:rFonts w:asciiTheme="minorHAnsi" w:eastAsiaTheme="minorEastAsia" w:hAnsiTheme="minorHAnsi"/>
              <w:noProof/>
              <w:lang w:eastAsia="fr-CH"/>
            </w:rPr>
          </w:pPr>
          <w:del w:id="68" w:author="Martin Kuhn" w:date="2022-08-03T22:10:00Z">
            <w:r w:rsidRPr="00F41C4D" w:rsidDel="00F41C4D">
              <w:rPr>
                <w:noProof/>
                <w:rPrChange w:id="69" w:author="Martin Kuhn" w:date="2022-08-03T22:10:00Z">
                  <w:rPr>
                    <w:rStyle w:val="Lienhypertexte"/>
                    <w:rFonts w:cs="Segoe UI"/>
                    <w:noProof/>
                  </w:rPr>
                </w:rPrChange>
              </w:rPr>
              <w:delText>Utilisation</w:delText>
            </w:r>
            <w:r w:rsidDel="00F41C4D">
              <w:rPr>
                <w:noProof/>
                <w:webHidden/>
              </w:rPr>
              <w:tab/>
              <w:delText>1</w:delText>
            </w:r>
          </w:del>
        </w:p>
        <w:p w14:paraId="5D27042E" w14:textId="289148B9" w:rsidR="00193C60" w:rsidDel="00F41C4D" w:rsidRDefault="00193C60">
          <w:pPr>
            <w:pStyle w:val="TM1"/>
            <w:rPr>
              <w:del w:id="70" w:author="Martin Kuhn" w:date="2022-08-03T22:10:00Z"/>
              <w:rFonts w:asciiTheme="minorHAnsi" w:eastAsiaTheme="minorEastAsia" w:hAnsiTheme="minorHAnsi"/>
              <w:noProof/>
              <w:lang w:eastAsia="fr-CH"/>
            </w:rPr>
          </w:pPr>
          <w:del w:id="71" w:author="Martin Kuhn" w:date="2022-08-03T22:10:00Z">
            <w:r w:rsidRPr="00F41C4D" w:rsidDel="00F41C4D">
              <w:rPr>
                <w:noProof/>
                <w:rPrChange w:id="72" w:author="Martin Kuhn" w:date="2022-08-03T22:10:00Z">
                  <w:rPr>
                    <w:rStyle w:val="Lienhypertexte"/>
                    <w:rFonts w:cs="Segoe UI"/>
                    <w:noProof/>
                  </w:rPr>
                </w:rPrChange>
              </w:rPr>
              <w:delText>Configuration</w:delText>
            </w:r>
            <w:r w:rsidDel="00F41C4D">
              <w:rPr>
                <w:noProof/>
                <w:webHidden/>
              </w:rPr>
              <w:tab/>
              <w:delText>6</w:delText>
            </w:r>
          </w:del>
        </w:p>
        <w:p w14:paraId="3CD8486E" w14:textId="11F86F36" w:rsidR="00193C60" w:rsidDel="00F41C4D" w:rsidRDefault="00193C60">
          <w:pPr>
            <w:pStyle w:val="TM2"/>
            <w:tabs>
              <w:tab w:val="right" w:pos="9062"/>
            </w:tabs>
            <w:rPr>
              <w:del w:id="73" w:author="Martin Kuhn" w:date="2022-08-03T22:10:00Z"/>
              <w:rFonts w:asciiTheme="minorHAnsi" w:eastAsiaTheme="minorEastAsia" w:hAnsiTheme="minorHAnsi"/>
              <w:noProof/>
              <w:lang w:eastAsia="fr-CH"/>
            </w:rPr>
          </w:pPr>
          <w:del w:id="74" w:author="Martin Kuhn" w:date="2022-08-03T22:10:00Z">
            <w:r w:rsidRPr="00F41C4D" w:rsidDel="00F41C4D">
              <w:rPr>
                <w:noProof/>
                <w:rPrChange w:id="75" w:author="Martin Kuhn" w:date="2022-08-03T22:10:00Z">
                  <w:rPr>
                    <w:rStyle w:val="Lienhypertexte"/>
                    <w:rFonts w:cs="Segoe UI"/>
                    <w:noProof/>
                  </w:rPr>
                </w:rPrChange>
              </w:rPr>
              <w:delText>Dossier</w:delText>
            </w:r>
            <w:r w:rsidDel="00F41C4D">
              <w:rPr>
                <w:noProof/>
                <w:webHidden/>
              </w:rPr>
              <w:tab/>
              <w:delText>6</w:delText>
            </w:r>
          </w:del>
        </w:p>
        <w:p w14:paraId="505F7721" w14:textId="71E4228C" w:rsidR="00193C60" w:rsidDel="00F41C4D" w:rsidRDefault="00193C60">
          <w:pPr>
            <w:pStyle w:val="TM2"/>
            <w:tabs>
              <w:tab w:val="right" w:pos="9062"/>
            </w:tabs>
            <w:rPr>
              <w:del w:id="76" w:author="Martin Kuhn" w:date="2022-08-03T22:10:00Z"/>
              <w:rFonts w:asciiTheme="minorHAnsi" w:eastAsiaTheme="minorEastAsia" w:hAnsiTheme="minorHAnsi"/>
              <w:noProof/>
              <w:lang w:eastAsia="fr-CH"/>
            </w:rPr>
          </w:pPr>
          <w:del w:id="77" w:author="Martin Kuhn" w:date="2022-08-03T22:10:00Z">
            <w:r w:rsidRPr="00F41C4D" w:rsidDel="00F41C4D">
              <w:rPr>
                <w:noProof/>
                <w:rPrChange w:id="78" w:author="Martin Kuhn" w:date="2022-08-03T22:10:00Z">
                  <w:rPr>
                    <w:rStyle w:val="Lienhypertexte"/>
                    <w:noProof/>
                  </w:rPr>
                </w:rPrChange>
              </w:rPr>
              <w:delText>Modèle principal</w:delText>
            </w:r>
            <w:r w:rsidDel="00F41C4D">
              <w:rPr>
                <w:noProof/>
                <w:webHidden/>
              </w:rPr>
              <w:tab/>
              <w:delText>7</w:delText>
            </w:r>
          </w:del>
        </w:p>
        <w:p w14:paraId="796A1EA7" w14:textId="35FC3CE1" w:rsidR="00193C60" w:rsidDel="00F41C4D" w:rsidRDefault="00193C60">
          <w:pPr>
            <w:pStyle w:val="TM2"/>
            <w:tabs>
              <w:tab w:val="right" w:pos="9062"/>
            </w:tabs>
            <w:rPr>
              <w:del w:id="79" w:author="Martin Kuhn" w:date="2022-08-03T22:10:00Z"/>
              <w:rFonts w:asciiTheme="minorHAnsi" w:eastAsiaTheme="minorEastAsia" w:hAnsiTheme="minorHAnsi"/>
              <w:noProof/>
              <w:lang w:eastAsia="fr-CH"/>
            </w:rPr>
          </w:pPr>
          <w:del w:id="80" w:author="Martin Kuhn" w:date="2022-08-03T22:10:00Z">
            <w:r w:rsidRPr="00F41C4D" w:rsidDel="00F41C4D">
              <w:rPr>
                <w:noProof/>
                <w:rPrChange w:id="81" w:author="Martin Kuhn" w:date="2022-08-03T22:10:00Z">
                  <w:rPr>
                    <w:rStyle w:val="Lienhypertexte"/>
                    <w:noProof/>
                  </w:rPr>
                </w:rPrChange>
              </w:rPr>
              <w:delText>Champs Event details</w:delText>
            </w:r>
            <w:r w:rsidDel="00F41C4D">
              <w:rPr>
                <w:noProof/>
                <w:webHidden/>
              </w:rPr>
              <w:tab/>
              <w:delText>9</w:delText>
            </w:r>
          </w:del>
        </w:p>
        <w:p w14:paraId="7726DB8F" w14:textId="706E00F4" w:rsidR="00193C60" w:rsidDel="00F41C4D" w:rsidRDefault="00193C60">
          <w:pPr>
            <w:pStyle w:val="TM2"/>
            <w:tabs>
              <w:tab w:val="right" w:pos="9062"/>
            </w:tabs>
            <w:rPr>
              <w:del w:id="82" w:author="Martin Kuhn" w:date="2022-08-03T22:10:00Z"/>
              <w:rFonts w:asciiTheme="minorHAnsi" w:eastAsiaTheme="minorEastAsia" w:hAnsiTheme="minorHAnsi"/>
              <w:noProof/>
              <w:lang w:eastAsia="fr-CH"/>
            </w:rPr>
          </w:pPr>
          <w:del w:id="83" w:author="Martin Kuhn" w:date="2022-08-03T22:10:00Z">
            <w:r w:rsidRPr="00F41C4D" w:rsidDel="00F41C4D">
              <w:rPr>
                <w:noProof/>
                <w:rPrChange w:id="84" w:author="Martin Kuhn" w:date="2022-08-03T22:10:00Z">
                  <w:rPr>
                    <w:rStyle w:val="Lienhypertexte"/>
                    <w:noProof/>
                  </w:rPr>
                </w:rPrChange>
              </w:rPr>
              <w:delText>Sous-modèle</w:delText>
            </w:r>
            <w:r w:rsidDel="00F41C4D">
              <w:rPr>
                <w:noProof/>
                <w:webHidden/>
              </w:rPr>
              <w:tab/>
              <w:delText>11</w:delText>
            </w:r>
          </w:del>
        </w:p>
        <w:p w14:paraId="28C1F68F" w14:textId="115DC1E6" w:rsidR="00193C60" w:rsidDel="00F41C4D" w:rsidRDefault="00193C60">
          <w:pPr>
            <w:pStyle w:val="TM3"/>
            <w:tabs>
              <w:tab w:val="right" w:pos="9062"/>
            </w:tabs>
            <w:rPr>
              <w:del w:id="85" w:author="Martin Kuhn" w:date="2022-08-03T22:10:00Z"/>
              <w:rFonts w:asciiTheme="minorHAnsi" w:eastAsiaTheme="minorEastAsia" w:hAnsiTheme="minorHAnsi"/>
              <w:noProof/>
              <w:lang w:eastAsia="fr-CH"/>
            </w:rPr>
          </w:pPr>
          <w:del w:id="86" w:author="Martin Kuhn" w:date="2022-08-03T22:10:00Z">
            <w:r w:rsidRPr="00F41C4D" w:rsidDel="00F41C4D">
              <w:rPr>
                <w:noProof/>
                <w:rPrChange w:id="87" w:author="Martin Kuhn" w:date="2022-08-03T22:10:00Z">
                  <w:rPr>
                    <w:rStyle w:val="Lienhypertexte"/>
                    <w:noProof/>
                  </w:rPr>
                </w:rPrChange>
              </w:rPr>
              <w:delText>Champ de fusion</w:delText>
            </w:r>
            <w:r w:rsidDel="00F41C4D">
              <w:rPr>
                <w:noProof/>
                <w:webHidden/>
              </w:rPr>
              <w:tab/>
              <w:delText>11</w:delText>
            </w:r>
          </w:del>
        </w:p>
        <w:p w14:paraId="341C9E4C" w14:textId="1CFE803E" w:rsidR="00193C60" w:rsidDel="00F41C4D" w:rsidRDefault="00193C60">
          <w:pPr>
            <w:pStyle w:val="TM3"/>
            <w:tabs>
              <w:tab w:val="right" w:pos="9062"/>
            </w:tabs>
            <w:rPr>
              <w:del w:id="88" w:author="Martin Kuhn" w:date="2022-08-03T22:10:00Z"/>
              <w:rFonts w:asciiTheme="minorHAnsi" w:eastAsiaTheme="minorEastAsia" w:hAnsiTheme="minorHAnsi"/>
              <w:noProof/>
              <w:lang w:eastAsia="fr-CH"/>
            </w:rPr>
          </w:pPr>
          <w:del w:id="89" w:author="Martin Kuhn" w:date="2022-08-03T22:10:00Z">
            <w:r w:rsidRPr="00F41C4D" w:rsidDel="00F41C4D">
              <w:rPr>
                <w:noProof/>
                <w:rPrChange w:id="90" w:author="Martin Kuhn" w:date="2022-08-03T22:10:00Z">
                  <w:rPr>
                    <w:rStyle w:val="Lienhypertexte"/>
                    <w:noProof/>
                  </w:rPr>
                </w:rPrChange>
              </w:rPr>
              <w:delText>Sélection, filtrage et tri des données</w:delText>
            </w:r>
            <w:r w:rsidDel="00F41C4D">
              <w:rPr>
                <w:noProof/>
                <w:webHidden/>
              </w:rPr>
              <w:tab/>
              <w:delText>13</w:delText>
            </w:r>
          </w:del>
        </w:p>
        <w:p w14:paraId="48F194FD" w14:textId="1484690D" w:rsidR="00193C60" w:rsidDel="00F41C4D" w:rsidRDefault="00193C60">
          <w:pPr>
            <w:pStyle w:val="TM2"/>
            <w:tabs>
              <w:tab w:val="right" w:pos="9062"/>
            </w:tabs>
            <w:rPr>
              <w:del w:id="91" w:author="Martin Kuhn" w:date="2022-08-03T22:10:00Z"/>
              <w:rFonts w:asciiTheme="minorHAnsi" w:eastAsiaTheme="minorEastAsia" w:hAnsiTheme="minorHAnsi"/>
              <w:noProof/>
              <w:lang w:eastAsia="fr-CH"/>
            </w:rPr>
          </w:pPr>
          <w:del w:id="92" w:author="Martin Kuhn" w:date="2022-08-03T22:10:00Z">
            <w:r w:rsidRPr="00F41C4D" w:rsidDel="00F41C4D">
              <w:rPr>
                <w:noProof/>
                <w:rPrChange w:id="93" w:author="Martin Kuhn" w:date="2022-08-03T22:10:00Z">
                  <w:rPr>
                    <w:rStyle w:val="Lienhypertexte"/>
                    <w:noProof/>
                  </w:rPr>
                </w:rPrChange>
              </w:rPr>
              <w:delText>Edition des paramètres d’un modèle depuis l’application</w:delText>
            </w:r>
            <w:r w:rsidDel="00F41C4D">
              <w:rPr>
                <w:noProof/>
                <w:webHidden/>
              </w:rPr>
              <w:tab/>
              <w:delText>15</w:delText>
            </w:r>
          </w:del>
        </w:p>
        <w:p w14:paraId="76ED7D68" w14:textId="31F3FC88" w:rsidR="00193C60" w:rsidDel="00F41C4D" w:rsidRDefault="00193C60">
          <w:pPr>
            <w:pStyle w:val="TM2"/>
            <w:tabs>
              <w:tab w:val="right" w:pos="9062"/>
            </w:tabs>
            <w:rPr>
              <w:del w:id="94" w:author="Martin Kuhn" w:date="2022-08-03T22:10:00Z"/>
              <w:rFonts w:asciiTheme="minorHAnsi" w:eastAsiaTheme="minorEastAsia" w:hAnsiTheme="minorHAnsi"/>
              <w:noProof/>
              <w:lang w:eastAsia="fr-CH"/>
            </w:rPr>
          </w:pPr>
          <w:del w:id="95" w:author="Martin Kuhn" w:date="2022-08-03T22:10:00Z">
            <w:r w:rsidRPr="00F41C4D" w:rsidDel="00F41C4D">
              <w:rPr>
                <w:noProof/>
                <w:rPrChange w:id="96" w:author="Martin Kuhn" w:date="2022-08-03T22:10:00Z">
                  <w:rPr>
                    <w:rStyle w:val="Lienhypertexte"/>
                    <w:noProof/>
                  </w:rPr>
                </w:rPrChange>
              </w:rPr>
              <w:delText>Création d’un nouveau modèle basé sur un modèle existant</w:delText>
            </w:r>
            <w:r w:rsidDel="00F41C4D">
              <w:rPr>
                <w:noProof/>
                <w:webHidden/>
              </w:rPr>
              <w:tab/>
              <w:delText>17</w:delText>
            </w:r>
          </w:del>
        </w:p>
        <w:p w14:paraId="0FF0F446" w14:textId="35D0DD1B" w:rsidR="00193C60" w:rsidDel="00F41C4D" w:rsidRDefault="00193C60">
          <w:pPr>
            <w:pStyle w:val="TM2"/>
            <w:tabs>
              <w:tab w:val="right" w:pos="9062"/>
            </w:tabs>
            <w:rPr>
              <w:del w:id="97" w:author="Martin Kuhn" w:date="2022-08-03T22:10:00Z"/>
              <w:rFonts w:asciiTheme="minorHAnsi" w:eastAsiaTheme="minorEastAsia" w:hAnsiTheme="minorHAnsi"/>
              <w:noProof/>
              <w:lang w:eastAsia="fr-CH"/>
            </w:rPr>
          </w:pPr>
          <w:del w:id="98" w:author="Martin Kuhn" w:date="2022-08-03T22:10:00Z">
            <w:r w:rsidRPr="00F41C4D" w:rsidDel="00F41C4D">
              <w:rPr>
                <w:noProof/>
                <w:rPrChange w:id="99" w:author="Martin Kuhn" w:date="2022-08-03T22:10:00Z">
                  <w:rPr>
                    <w:rStyle w:val="Lienhypertexte"/>
                    <w:noProof/>
                  </w:rPr>
                </w:rPrChange>
              </w:rPr>
              <w:delText>Création d’un nouveau modèle</w:delText>
            </w:r>
            <w:r w:rsidDel="00F41C4D">
              <w:rPr>
                <w:noProof/>
                <w:webHidden/>
              </w:rPr>
              <w:tab/>
              <w:delText>17</w:delText>
            </w:r>
          </w:del>
        </w:p>
        <w:p w14:paraId="29D7CDB7" w14:textId="216718BE" w:rsidR="00193C60" w:rsidDel="00F41C4D" w:rsidRDefault="00193C60">
          <w:pPr>
            <w:pStyle w:val="TM1"/>
            <w:rPr>
              <w:del w:id="100" w:author="Martin Kuhn" w:date="2022-08-03T22:10:00Z"/>
              <w:rFonts w:asciiTheme="minorHAnsi" w:eastAsiaTheme="minorEastAsia" w:hAnsiTheme="minorHAnsi"/>
              <w:noProof/>
              <w:lang w:eastAsia="fr-CH"/>
            </w:rPr>
          </w:pPr>
          <w:del w:id="101" w:author="Martin Kuhn" w:date="2022-08-03T22:10:00Z">
            <w:r w:rsidRPr="00F41C4D" w:rsidDel="00F41C4D">
              <w:rPr>
                <w:noProof/>
                <w:rPrChange w:id="102" w:author="Martin Kuhn" w:date="2022-08-03T22:10:00Z">
                  <w:rPr>
                    <w:rStyle w:val="Lienhypertexte"/>
                    <w:noProof/>
                  </w:rPr>
                </w:rPrChange>
              </w:rPr>
              <w:delText>Liens utiles concernant le publipostage</w:delText>
            </w:r>
            <w:r w:rsidDel="00F41C4D">
              <w:rPr>
                <w:noProof/>
                <w:webHidden/>
              </w:rPr>
              <w:tab/>
              <w:delText>18</w:delText>
            </w:r>
          </w:del>
        </w:p>
        <w:p w14:paraId="19E6D7FF" w14:textId="56FBA65E" w:rsidR="008D4C0F" w:rsidRDefault="009D2C0B" w:rsidP="009D2C0B">
          <w:r>
            <w:fldChar w:fldCharType="end"/>
          </w:r>
        </w:p>
      </w:sdtContent>
    </w:sdt>
    <w:p w14:paraId="217C4456" w14:textId="77777777" w:rsidR="00016BE9" w:rsidRDefault="00016BE9">
      <w:pPr>
        <w:rPr>
          <w:b/>
          <w:bCs/>
          <w:lang w:val="fr-FR"/>
        </w:rPr>
        <w:sectPr w:rsidR="00016BE9" w:rsidSect="00016BE9">
          <w:pgSz w:w="11906" w:h="16838"/>
          <w:pgMar w:top="1417" w:right="1417" w:bottom="1417" w:left="1417" w:header="708" w:footer="708" w:gutter="0"/>
          <w:cols w:space="708"/>
          <w:titlePg/>
          <w:docGrid w:linePitch="360"/>
        </w:sectPr>
      </w:pPr>
    </w:p>
    <w:p w14:paraId="66AE65D7" w14:textId="3FA0A4B7" w:rsidR="009D5691" w:rsidRPr="00FF4B81" w:rsidRDefault="009D5691" w:rsidP="003C7681">
      <w:pPr>
        <w:pStyle w:val="Titre1"/>
        <w:rPr>
          <w:rFonts w:cs="Segoe UI"/>
        </w:rPr>
      </w:pPr>
      <w:bookmarkStart w:id="103" w:name="_Toc110521256"/>
      <w:r w:rsidRPr="00FF4B81">
        <w:rPr>
          <w:rFonts w:cs="Segoe UI"/>
        </w:rPr>
        <w:lastRenderedPageBreak/>
        <w:t>Introduction</w:t>
      </w:r>
      <w:bookmarkEnd w:id="103"/>
    </w:p>
    <w:p w14:paraId="5ED75C00" w14:textId="7A625634" w:rsidR="00FF4B81" w:rsidRPr="00130B7E" w:rsidRDefault="00FF4B81" w:rsidP="00FF4B81">
      <w:pPr>
        <w:rPr>
          <w:rFonts w:cs="Segoe UI Semilight"/>
        </w:rPr>
      </w:pPr>
      <w:r w:rsidRPr="00130B7E">
        <w:rPr>
          <w:rFonts w:cs="Segoe UI Semilight"/>
        </w:rPr>
        <w:t xml:space="preserve">L’application utilise les fonctions de publipostages de Word pour générer un document final Word basé sur un modèle et un fichier Excel extrait </w:t>
      </w:r>
      <w:del w:id="104" w:author="Martin Kuhn" w:date="2022-08-04T16:00:00Z">
        <w:r w:rsidRPr="00130B7E" w:rsidDel="002659EB">
          <w:rPr>
            <w:rFonts w:cs="Segoe UI Semilight"/>
          </w:rPr>
          <w:delText>d’</w:delText>
        </w:r>
        <w:r w:rsidRPr="00063741" w:rsidDel="002659EB">
          <w:rPr>
            <w:rStyle w:val="Accentuationlgre"/>
          </w:rPr>
          <w:delText>indico</w:delText>
        </w:r>
      </w:del>
      <w:ins w:id="105" w:author="Martin Kuhn" w:date="2022-08-04T16:00:00Z">
        <w:r w:rsidR="002659EB" w:rsidRPr="00130B7E">
          <w:rPr>
            <w:rFonts w:cs="Segoe UI Semilight"/>
          </w:rPr>
          <w:t>d’</w:t>
        </w:r>
        <w:proofErr w:type="spellStart"/>
        <w:r w:rsidR="002659EB">
          <w:rPr>
            <w:rStyle w:val="Accentuationlgre"/>
          </w:rPr>
          <w:t>I</w:t>
        </w:r>
        <w:r w:rsidR="002659EB" w:rsidRPr="00063741">
          <w:rPr>
            <w:rStyle w:val="Accentuationlgre"/>
          </w:rPr>
          <w:t>ndico</w:t>
        </w:r>
      </w:ins>
      <w:r w:rsidRPr="00063741">
        <w:rPr>
          <w:rStyle w:val="Accentuationlgre"/>
        </w:rPr>
        <w:t>.UN</w:t>
      </w:r>
      <w:proofErr w:type="spellEnd"/>
      <w:r w:rsidRPr="00130B7E">
        <w:rPr>
          <w:rFonts w:cs="Segoe UI Semilight"/>
        </w:rPr>
        <w:t xml:space="preserve"> comme source de données.</w:t>
      </w:r>
    </w:p>
    <w:p w14:paraId="5509706B" w14:textId="4D9571D6" w:rsidR="009D5691" w:rsidRPr="00FF4B81" w:rsidRDefault="009D5691" w:rsidP="003C7681">
      <w:pPr>
        <w:pStyle w:val="Titre1"/>
        <w:rPr>
          <w:rFonts w:cs="Segoe UI"/>
        </w:rPr>
      </w:pPr>
      <w:bookmarkStart w:id="106" w:name="_Toc110521257"/>
      <w:r w:rsidRPr="00FF4B81">
        <w:rPr>
          <w:rFonts w:cs="Segoe UI"/>
        </w:rPr>
        <w:t>Installation</w:t>
      </w:r>
      <w:bookmarkEnd w:id="106"/>
    </w:p>
    <w:p w14:paraId="333BBC40" w14:textId="3EDCE479" w:rsidR="00FF4B81" w:rsidRPr="00130B7E" w:rsidRDefault="00FF4B81" w:rsidP="00FF4B81">
      <w:pPr>
        <w:rPr>
          <w:rFonts w:cs="Segoe UI Semilight"/>
        </w:rPr>
      </w:pPr>
      <w:r w:rsidRPr="00130B7E">
        <w:rPr>
          <w:rFonts w:cs="Segoe UI Semilight"/>
        </w:rPr>
        <w:t>Les prérequis pour l’utilisation de l’application sont :</w:t>
      </w:r>
    </w:p>
    <w:p w14:paraId="15B1B1B4" w14:textId="77777777" w:rsidR="00FF4B81" w:rsidRPr="00130B7E" w:rsidRDefault="00FF4B81" w:rsidP="00FF4B81">
      <w:pPr>
        <w:pStyle w:val="Paragraphedeliste"/>
        <w:numPr>
          <w:ilvl w:val="0"/>
          <w:numId w:val="1"/>
        </w:numPr>
        <w:rPr>
          <w:rFonts w:cs="Segoe UI Semilight"/>
          <w:lang w:val="en-US"/>
        </w:rPr>
      </w:pPr>
      <w:r w:rsidRPr="00130B7E">
        <w:rPr>
          <w:rFonts w:cs="Segoe UI Semilight"/>
          <w:lang w:val="en-US"/>
        </w:rPr>
        <w:t xml:space="preserve">Microsoft .NET Framework 4.8 Runtime </w:t>
      </w:r>
      <w:hyperlink r:id="rId14" w:history="1">
        <w:r w:rsidRPr="00063741">
          <w:rPr>
            <w:rStyle w:val="Lienhypertexte"/>
            <w:rFonts w:cs="Segoe UI Semilight"/>
            <w:color w:val="4472C4" w:themeColor="accent1"/>
            <w:u w:val="none"/>
            <w:lang w:val="en-US"/>
          </w:rPr>
          <w:t>Download by microsoft.com</w:t>
        </w:r>
      </w:hyperlink>
    </w:p>
    <w:p w14:paraId="5CFB00AF" w14:textId="77777777" w:rsidR="00FF4B81" w:rsidRPr="00130B7E" w:rsidRDefault="00FF4B81" w:rsidP="00FF4B81">
      <w:pPr>
        <w:pStyle w:val="Paragraphedeliste"/>
        <w:numPr>
          <w:ilvl w:val="0"/>
          <w:numId w:val="1"/>
        </w:numPr>
        <w:rPr>
          <w:rFonts w:cs="Segoe UI Semilight"/>
        </w:rPr>
      </w:pPr>
      <w:r w:rsidRPr="00130B7E">
        <w:rPr>
          <w:rFonts w:cs="Segoe UI Semilight"/>
        </w:rPr>
        <w:t>Microsoft 365 (Excel et Word)</w:t>
      </w:r>
    </w:p>
    <w:p w14:paraId="15756CAA" w14:textId="3DEE5B99" w:rsidR="00AC3177" w:rsidRDefault="00FF4B81" w:rsidP="00FF4B81">
      <w:pPr>
        <w:rPr>
          <w:ins w:id="107" w:author="Martin Kuhn" w:date="2022-08-03T21:43:00Z"/>
          <w:rFonts w:cs="Segoe UI Semilight"/>
        </w:rPr>
      </w:pPr>
      <w:r w:rsidRPr="00130B7E">
        <w:rPr>
          <w:rFonts w:cs="Segoe UI Semilight"/>
        </w:rPr>
        <w:t>L’application est portable et par conséquent ne requière pas d’installation ou de droit d’utilisateur particulier. Il suffit de copier l</w:t>
      </w:r>
      <w:ins w:id="108" w:author="Martin Kuhn" w:date="2022-08-03T21:41:00Z">
        <w:r w:rsidR="00AC3177">
          <w:rPr>
            <w:rFonts w:cs="Segoe UI Semilight"/>
          </w:rPr>
          <w:t xml:space="preserve">e dossier </w:t>
        </w:r>
        <w:proofErr w:type="spellStart"/>
        <w:r w:rsidR="00AC3177" w:rsidRPr="009D00F9">
          <w:rPr>
            <w:rFonts w:ascii="Segoe UI" w:hAnsi="Segoe UI" w:cs="Segoe UI"/>
            <w:rPrChange w:id="109" w:author="Martin Kuhn" w:date="2022-08-03T21:54:00Z">
              <w:rPr>
                <w:rFonts w:cs="Segoe UI Semilight"/>
              </w:rPr>
            </w:rPrChange>
          </w:rPr>
          <w:t>ListFlow</w:t>
        </w:r>
        <w:proofErr w:type="spellEnd"/>
        <w:r w:rsidR="00AC3177">
          <w:rPr>
            <w:rFonts w:cs="Segoe UI Semilight"/>
          </w:rPr>
          <w:t>, ainsi que ses sous-dossiers à l’emplacement d</w:t>
        </w:r>
      </w:ins>
      <w:ins w:id="110" w:author="Martin Kuhn" w:date="2022-08-03T21:42:00Z">
        <w:r w:rsidR="00AC3177">
          <w:rPr>
            <w:rFonts w:cs="Segoe UI Semilight"/>
          </w:rPr>
          <w:t>ésiré.</w:t>
        </w:r>
      </w:ins>
      <w:del w:id="111" w:author="Martin Kuhn" w:date="2022-08-03T21:42:00Z">
        <w:r w:rsidRPr="00130B7E" w:rsidDel="00AC3177">
          <w:rPr>
            <w:rFonts w:cs="Segoe UI Semilight"/>
          </w:rPr>
          <w:delText xml:space="preserve">’exe de l’application </w:delText>
        </w:r>
        <w:r w:rsidRPr="00130B7E" w:rsidDel="00AC3177">
          <w:rPr>
            <w:rFonts w:ascii="Segoe UI" w:hAnsi="Segoe UI" w:cs="Segoe UI"/>
          </w:rPr>
          <w:delText>ListFlow.exe</w:delText>
        </w:r>
        <w:r w:rsidRPr="00130B7E" w:rsidDel="00AC3177">
          <w:rPr>
            <w:rFonts w:cs="Segoe UI Semilight"/>
          </w:rPr>
          <w:delText xml:space="preserve"> à l’emplacement désiré, y compris le sous-répertoire </w:delText>
        </w:r>
        <w:r w:rsidRPr="00130B7E" w:rsidDel="00AC3177">
          <w:rPr>
            <w:rFonts w:ascii="Segoe UI" w:hAnsi="Segoe UI" w:cs="Segoe UI"/>
          </w:rPr>
          <w:delText>Templates</w:delText>
        </w:r>
        <w:r w:rsidRPr="00130B7E" w:rsidDel="00AC3177">
          <w:rPr>
            <w:rFonts w:cs="Segoe UI Semilight"/>
          </w:rPr>
          <w:delText xml:space="preserve"> qui contient les modèles</w:delText>
        </w:r>
      </w:del>
      <w:ins w:id="112" w:author="Martin Kuhn" w:date="2022-08-03T21:42:00Z">
        <w:r w:rsidR="00AC3177">
          <w:rPr>
            <w:rFonts w:cs="Segoe UI Semilight"/>
          </w:rPr>
          <w:t xml:space="preserve"> </w:t>
        </w:r>
      </w:ins>
      <w:ins w:id="113" w:author="Martin Kuhn" w:date="2022-08-03T21:43:00Z">
        <w:r w:rsidR="00AC3177">
          <w:rPr>
            <w:rFonts w:cs="Segoe UI Semilight"/>
          </w:rPr>
          <w:t>Le dossier de l’application contient les fichiers et sous-dossiers suivant :</w:t>
        </w:r>
      </w:ins>
    </w:p>
    <w:p w14:paraId="1F378D4B" w14:textId="146E4AD3" w:rsidR="00AC3177" w:rsidRDefault="00AC3177">
      <w:pPr>
        <w:pStyle w:val="Paragraphedeliste"/>
        <w:numPr>
          <w:ilvl w:val="0"/>
          <w:numId w:val="23"/>
        </w:numPr>
        <w:tabs>
          <w:tab w:val="left" w:pos="6237"/>
        </w:tabs>
        <w:rPr>
          <w:ins w:id="114" w:author="Martin Kuhn" w:date="2022-08-03T21:44:00Z"/>
          <w:rFonts w:cs="Segoe UI Semilight"/>
        </w:rPr>
        <w:pPrChange w:id="115" w:author="Martin Kuhn" w:date="2022-08-03T21:45:00Z">
          <w:pPr>
            <w:pStyle w:val="Paragraphedeliste"/>
            <w:numPr>
              <w:numId w:val="23"/>
            </w:numPr>
            <w:tabs>
              <w:tab w:val="left" w:pos="3402"/>
            </w:tabs>
            <w:ind w:hanging="360"/>
          </w:pPr>
        </w:pPrChange>
      </w:pPr>
      <w:ins w:id="116" w:author="Martin Kuhn" w:date="2022-08-03T21:44:00Z">
        <w:r>
          <w:rPr>
            <w:rFonts w:cs="Segoe UI Semilight"/>
          </w:rPr>
          <w:t xml:space="preserve">Fichier </w:t>
        </w:r>
        <w:r w:rsidRPr="009D00F9">
          <w:rPr>
            <w:rFonts w:ascii="Segoe UI" w:hAnsi="Segoe UI" w:cs="Segoe UI"/>
            <w:rPrChange w:id="117" w:author="Martin Kuhn" w:date="2022-08-03T21:54:00Z">
              <w:rPr>
                <w:rFonts w:cs="Segoe UI Semilight"/>
              </w:rPr>
            </w:rPrChange>
          </w:rPr>
          <w:t>ListFlow.exe</w:t>
        </w:r>
        <w:r>
          <w:rPr>
            <w:rFonts w:cs="Segoe UI Semilight"/>
          </w:rPr>
          <w:tab/>
          <w:t>Application</w:t>
        </w:r>
      </w:ins>
    </w:p>
    <w:p w14:paraId="67E98D80" w14:textId="4C956C6A" w:rsidR="005522D3" w:rsidRDefault="00AC3177" w:rsidP="00AC3177">
      <w:pPr>
        <w:pStyle w:val="Paragraphedeliste"/>
        <w:numPr>
          <w:ilvl w:val="0"/>
          <w:numId w:val="23"/>
        </w:numPr>
        <w:tabs>
          <w:tab w:val="left" w:pos="6237"/>
        </w:tabs>
        <w:rPr>
          <w:ins w:id="118" w:author="Martin Kuhn" w:date="2022-08-03T21:46:00Z"/>
          <w:rFonts w:cs="Segoe UI Semilight"/>
        </w:rPr>
      </w:pPr>
      <w:ins w:id="119" w:author="Martin Kuhn" w:date="2022-08-03T21:44:00Z">
        <w:r>
          <w:rPr>
            <w:rFonts w:cs="Segoe UI Semilight"/>
          </w:rPr>
          <w:t xml:space="preserve">Fichier </w:t>
        </w:r>
      </w:ins>
      <w:proofErr w:type="spellStart"/>
      <w:ins w:id="120" w:author="Martin Kuhn" w:date="2022-08-03T21:45:00Z">
        <w:r w:rsidRPr="009D00F9">
          <w:rPr>
            <w:rFonts w:ascii="Segoe UI" w:hAnsi="Segoe UI" w:cs="Segoe UI"/>
            <w:rPrChange w:id="121" w:author="Martin Kuhn" w:date="2022-08-03T21:54:00Z">
              <w:rPr>
                <w:rFonts w:cs="Segoe UI Semilight"/>
              </w:rPr>
            </w:rPrChange>
          </w:rPr>
          <w:t>Microsoft.SqlServer.Management.SqlParser</w:t>
        </w:r>
      </w:ins>
      <w:proofErr w:type="spellEnd"/>
      <w:ins w:id="122" w:author="Martin Kuhn" w:date="2022-08-03T21:46:00Z">
        <w:r>
          <w:rPr>
            <w:rFonts w:cs="Segoe UI Semilight"/>
          </w:rPr>
          <w:tab/>
        </w:r>
      </w:ins>
      <w:ins w:id="123" w:author="Martin Kuhn" w:date="2022-08-03T21:48:00Z">
        <w:r w:rsidR="005522D3">
          <w:rPr>
            <w:rFonts w:cs="Segoe UI Semilight"/>
          </w:rPr>
          <w:t>Extension de l’application</w:t>
        </w:r>
      </w:ins>
    </w:p>
    <w:p w14:paraId="353D8503" w14:textId="77777777" w:rsidR="005522D3" w:rsidRDefault="005522D3" w:rsidP="00AC3177">
      <w:pPr>
        <w:pStyle w:val="Paragraphedeliste"/>
        <w:numPr>
          <w:ilvl w:val="0"/>
          <w:numId w:val="23"/>
        </w:numPr>
        <w:tabs>
          <w:tab w:val="left" w:pos="6237"/>
        </w:tabs>
        <w:rPr>
          <w:ins w:id="124" w:author="Martin Kuhn" w:date="2022-08-03T21:47:00Z"/>
          <w:rFonts w:cs="Segoe UI Semilight"/>
        </w:rPr>
      </w:pPr>
      <w:ins w:id="125" w:author="Martin Kuhn" w:date="2022-08-03T21:46:00Z">
        <w:r>
          <w:rPr>
            <w:rFonts w:cs="Segoe UI Semilight"/>
          </w:rPr>
          <w:t xml:space="preserve">Sous-dossier </w:t>
        </w:r>
        <w:proofErr w:type="spellStart"/>
        <w:r w:rsidRPr="009D00F9">
          <w:rPr>
            <w:rFonts w:ascii="Segoe UI" w:hAnsi="Segoe UI" w:cs="Segoe UI"/>
            <w:rPrChange w:id="126" w:author="Martin Kuhn" w:date="2022-08-03T21:54:00Z">
              <w:rPr>
                <w:rFonts w:cs="Segoe UI Semilight"/>
              </w:rPr>
            </w:rPrChange>
          </w:rPr>
          <w:t>Templates</w:t>
        </w:r>
        <w:proofErr w:type="spellEnd"/>
        <w:r>
          <w:rPr>
            <w:rFonts w:cs="Segoe UI Semilight"/>
          </w:rPr>
          <w:tab/>
          <w:t>Modèles</w:t>
        </w:r>
      </w:ins>
      <w:ins w:id="127" w:author="Martin Kuhn" w:date="2022-08-03T21:47:00Z">
        <w:r>
          <w:rPr>
            <w:rFonts w:cs="Segoe UI Semilight"/>
          </w:rPr>
          <w:t xml:space="preserve"> et sous-modèles</w:t>
        </w:r>
      </w:ins>
    </w:p>
    <w:p w14:paraId="24561F8E" w14:textId="14724597" w:rsidR="00FF4B81" w:rsidRPr="00AC3177" w:rsidRDefault="005522D3">
      <w:pPr>
        <w:pStyle w:val="Paragraphedeliste"/>
        <w:numPr>
          <w:ilvl w:val="0"/>
          <w:numId w:val="23"/>
        </w:numPr>
        <w:tabs>
          <w:tab w:val="left" w:pos="6237"/>
        </w:tabs>
        <w:rPr>
          <w:rFonts w:cs="Segoe UI Semilight"/>
        </w:rPr>
        <w:pPrChange w:id="128" w:author="Martin Kuhn" w:date="2022-08-03T21:45:00Z">
          <w:pPr/>
        </w:pPrChange>
      </w:pPr>
      <w:ins w:id="129" w:author="Martin Kuhn" w:date="2022-08-03T21:47:00Z">
        <w:r>
          <w:rPr>
            <w:rFonts w:cs="Segoe UI Semilight"/>
          </w:rPr>
          <w:t xml:space="preserve">Sous-dossier </w:t>
        </w:r>
        <w:r w:rsidRPr="009D00F9">
          <w:rPr>
            <w:rFonts w:ascii="Segoe UI" w:hAnsi="Segoe UI" w:cs="Segoe UI"/>
            <w:rPrChange w:id="130" w:author="Martin Kuhn" w:date="2022-08-03T21:54:00Z">
              <w:rPr>
                <w:rFonts w:cs="Segoe UI Semilight"/>
              </w:rPr>
            </w:rPrChange>
          </w:rPr>
          <w:t>Manual</w:t>
        </w:r>
        <w:r>
          <w:rPr>
            <w:rFonts w:cs="Segoe UI Semilight"/>
          </w:rPr>
          <w:tab/>
          <w:t>Guide de l’utilisateur</w:t>
        </w:r>
      </w:ins>
      <w:del w:id="131" w:author="Martin Kuhn" w:date="2022-08-03T21:46:00Z">
        <w:r w:rsidR="00FF4B81" w:rsidRPr="00AC3177" w:rsidDel="005522D3">
          <w:rPr>
            <w:rFonts w:cs="Segoe UI Semilight"/>
          </w:rPr>
          <w:delText>.</w:delText>
        </w:r>
      </w:del>
    </w:p>
    <w:p w14:paraId="1705463B" w14:textId="1A45F608" w:rsidR="00FF4B81" w:rsidRPr="009D00F9" w:rsidRDefault="009D00F9" w:rsidP="00FF4B81">
      <w:pPr>
        <w:jc w:val="center"/>
        <w:rPr>
          <w:rFonts w:ascii="Segoe UI" w:hAnsi="Segoe UI" w:cs="Segoe UI"/>
          <w:rPrChange w:id="132" w:author="Martin Kuhn" w:date="2022-08-03T21:54:00Z">
            <w:rPr/>
          </w:rPrChange>
        </w:rPr>
      </w:pPr>
      <w:ins w:id="133" w:author="Martin Kuhn" w:date="2022-08-03T21:53:00Z">
        <w:r>
          <w:rPr>
            <w:noProof/>
          </w:rPr>
          <w:drawing>
            <wp:inline distT="0" distB="0" distL="0" distR="0" wp14:anchorId="7B6C376E" wp14:editId="4C93CC9F">
              <wp:extent cx="4320000" cy="1306800"/>
              <wp:effectExtent l="0" t="0" r="444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306800"/>
                      </a:xfrm>
                      <a:prstGeom prst="rect">
                        <a:avLst/>
                      </a:prstGeom>
                    </pic:spPr>
                  </pic:pic>
                </a:graphicData>
              </a:graphic>
            </wp:inline>
          </w:drawing>
        </w:r>
      </w:ins>
      <w:del w:id="134" w:author="Martin Kuhn" w:date="2022-08-03T21:53:00Z">
        <w:r w:rsidR="00FF4B81" w:rsidRPr="009D00F9" w:rsidDel="009D00F9">
          <w:rPr>
            <w:rFonts w:ascii="Segoe UI" w:hAnsi="Segoe UI" w:cs="Segoe UI"/>
            <w:noProof/>
            <w:rPrChange w:id="135" w:author="Martin Kuhn" w:date="2022-08-03T21:54:00Z">
              <w:rPr>
                <w:noProof/>
              </w:rPr>
            </w:rPrChange>
          </w:rPr>
          <w:drawing>
            <wp:inline distT="0" distB="0" distL="0" distR="0" wp14:anchorId="40640F63" wp14:editId="08FC5385">
              <wp:extent cx="683271" cy="1092157"/>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2186" cy="1106407"/>
                      </a:xfrm>
                      <a:prstGeom prst="rect">
                        <a:avLst/>
                      </a:prstGeom>
                    </pic:spPr>
                  </pic:pic>
                </a:graphicData>
              </a:graphic>
            </wp:inline>
          </w:drawing>
        </w:r>
      </w:del>
    </w:p>
    <w:p w14:paraId="714C4347" w14:textId="0C5F9379" w:rsidR="009D5691" w:rsidRDefault="009D5691" w:rsidP="003C7681">
      <w:pPr>
        <w:pStyle w:val="Titre1"/>
        <w:rPr>
          <w:rFonts w:cs="Segoe UI"/>
        </w:rPr>
      </w:pPr>
      <w:bookmarkStart w:id="136" w:name="_Toc110521258"/>
      <w:r w:rsidRPr="00FF4B81">
        <w:rPr>
          <w:rFonts w:cs="Segoe UI"/>
        </w:rPr>
        <w:t>Utilisation</w:t>
      </w:r>
      <w:bookmarkEnd w:id="136"/>
    </w:p>
    <w:p w14:paraId="2FF1F65F" w14:textId="54D2ED23" w:rsidR="00E77CE3" w:rsidRPr="00E77CE3" w:rsidRDefault="00E77CE3" w:rsidP="00E77CE3">
      <w:pPr>
        <w:rPr>
          <w:rFonts w:cs="Segoe UI Semilight"/>
        </w:rPr>
      </w:pPr>
      <w:r w:rsidRPr="00E77CE3">
        <w:rPr>
          <w:rFonts w:cs="Segoe UI Semilight"/>
        </w:rPr>
        <w:t xml:space="preserve">Cliquer sur l’icône </w:t>
      </w:r>
      <w:proofErr w:type="spellStart"/>
      <w:r w:rsidRPr="00E77CE3">
        <w:rPr>
          <w:rFonts w:ascii="Segoe UI" w:hAnsi="Segoe UI" w:cs="Segoe UI"/>
        </w:rPr>
        <w:t>ListFlow</w:t>
      </w:r>
      <w:proofErr w:type="spellEnd"/>
      <w:r w:rsidRPr="00E77CE3">
        <w:rPr>
          <w:rFonts w:cs="Segoe UI Semilight"/>
        </w:rPr>
        <w:t xml:space="preserve"> pour lancer l’application. Celle-ci va automatiquement analyser le contenu du répertoire </w:t>
      </w:r>
      <w:proofErr w:type="spellStart"/>
      <w:r w:rsidRPr="00E77CE3">
        <w:rPr>
          <w:rFonts w:ascii="Segoe UI" w:hAnsi="Segoe UI" w:cs="Segoe UI"/>
        </w:rPr>
        <w:t>Templates</w:t>
      </w:r>
      <w:proofErr w:type="spellEnd"/>
      <w:r w:rsidRPr="00E77CE3">
        <w:rPr>
          <w:rFonts w:cs="Segoe UI Semilight"/>
        </w:rPr>
        <w:t xml:space="preserve"> situé au même niveau que l’application pour créer la liste des modèles</w:t>
      </w:r>
      <w:r w:rsidR="00C84167">
        <w:rPr>
          <w:rFonts w:cs="Segoe UI Semilight"/>
        </w:rPr>
        <w:t xml:space="preserve"> configurés</w:t>
      </w:r>
      <w:r w:rsidRPr="00E77CE3">
        <w:rPr>
          <w:rFonts w:cs="Segoe UI Semilight"/>
        </w:rPr>
        <w:t xml:space="preserve">. Selon le nombre de modèle présent dans le répertoire </w:t>
      </w:r>
      <w:proofErr w:type="spellStart"/>
      <w:r w:rsidRPr="00E77CE3">
        <w:rPr>
          <w:rFonts w:ascii="Segoe UI" w:hAnsi="Segoe UI" w:cs="Segoe UI"/>
        </w:rPr>
        <w:t>Templates</w:t>
      </w:r>
      <w:proofErr w:type="spellEnd"/>
      <w:r w:rsidRPr="00E77CE3">
        <w:rPr>
          <w:rFonts w:cs="Segoe UI Semilight"/>
        </w:rPr>
        <w:t>, le lancement de l’application peut prendre quelques instants.</w:t>
      </w:r>
    </w:p>
    <w:p w14:paraId="03262B0E" w14:textId="77777777" w:rsidR="00C1563C" w:rsidRDefault="00C1563C">
      <w:pPr>
        <w:rPr>
          <w:ins w:id="137" w:author="Martin Kuhn" w:date="2022-08-03T21:56:00Z"/>
          <w:rFonts w:cs="Segoe UI Semilight"/>
        </w:rPr>
      </w:pPr>
      <w:ins w:id="138" w:author="Martin Kuhn" w:date="2022-08-03T21:56:00Z">
        <w:r>
          <w:rPr>
            <w:rFonts w:cs="Segoe UI Semilight"/>
          </w:rPr>
          <w:br w:type="page"/>
        </w:r>
      </w:ins>
    </w:p>
    <w:p w14:paraId="708558ED" w14:textId="09184545" w:rsidR="00E77CE3" w:rsidRPr="00E77CE3" w:rsidRDefault="00E77CE3" w:rsidP="00E77CE3">
      <w:pPr>
        <w:rPr>
          <w:rFonts w:cs="Segoe UI Semilight"/>
        </w:rPr>
      </w:pPr>
      <w:r w:rsidRPr="00E77CE3">
        <w:rPr>
          <w:rFonts w:cs="Segoe UI Semilight"/>
        </w:rPr>
        <w:lastRenderedPageBreak/>
        <w:t>La création du document final nécessite trois étapes :</w:t>
      </w:r>
    </w:p>
    <w:p w14:paraId="46B161B3" w14:textId="4142D9B5" w:rsidR="00E77CE3" w:rsidRPr="00E77CE3" w:rsidRDefault="00E77CE3" w:rsidP="00C84167">
      <w:pPr>
        <w:ind w:left="360"/>
        <w:contextualSpacing/>
      </w:pPr>
      <w:r w:rsidRPr="00E77CE3">
        <w:rPr>
          <w:rFonts w:cs="Segoe UI Semilight"/>
        </w:rPr>
        <w:t xml:space="preserve">Première étape : </w:t>
      </w:r>
      <w:r w:rsidRPr="00E77CE3">
        <w:rPr>
          <w:rFonts w:ascii="Segoe UI" w:hAnsi="Segoe UI" w:cs="Segoe UI"/>
        </w:rPr>
        <w:t>Sélection du modèle</w:t>
      </w:r>
      <w:r w:rsidRPr="00E77CE3">
        <w:rPr>
          <w:rFonts w:cs="Segoe UI Semilight"/>
        </w:rPr>
        <w:br/>
      </w:r>
      <w:ins w:id="139" w:author="Martin Kuhn" w:date="2022-08-03T21:58:00Z">
        <w:r w:rsidR="00C1563C">
          <w:rPr>
            <w:noProof/>
          </w:rPr>
          <w:drawing>
            <wp:inline distT="0" distB="0" distL="0" distR="0" wp14:anchorId="3D6A8F9A" wp14:editId="65D05DE1">
              <wp:extent cx="5040000" cy="3502800"/>
              <wp:effectExtent l="0" t="0" r="8255" b="254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stretch>
                        <a:fillRect/>
                      </a:stretch>
                    </pic:blipFill>
                    <pic:spPr>
                      <a:xfrm>
                        <a:off x="0" y="0"/>
                        <a:ext cx="5040000" cy="3502800"/>
                      </a:xfrm>
                      <a:prstGeom prst="rect">
                        <a:avLst/>
                      </a:prstGeom>
                    </pic:spPr>
                  </pic:pic>
                </a:graphicData>
              </a:graphic>
            </wp:inline>
          </w:drawing>
        </w:r>
      </w:ins>
      <w:del w:id="140" w:author="Martin Kuhn" w:date="2022-08-03T21:58:00Z">
        <w:r w:rsidRPr="00E77CE3" w:rsidDel="00C1563C">
          <w:rPr>
            <w:noProof/>
          </w:rPr>
          <w:drawing>
            <wp:inline distT="0" distB="0" distL="0" distR="0" wp14:anchorId="71608815" wp14:editId="3CA6BCFC">
              <wp:extent cx="4320000" cy="2998588"/>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del>
    </w:p>
    <w:p w14:paraId="1DFDF58F" w14:textId="4149A873" w:rsidR="00E77CE3" w:rsidRPr="00E77CE3" w:rsidRDefault="00E77CE3" w:rsidP="00941BD5">
      <w:pPr>
        <w:numPr>
          <w:ilvl w:val="0"/>
          <w:numId w:val="22"/>
        </w:numPr>
        <w:contextualSpacing/>
        <w:rPr>
          <w:rFonts w:cs="Segoe UI Semilight"/>
        </w:rPr>
      </w:pPr>
      <w:r w:rsidRPr="00E77CE3">
        <w:rPr>
          <w:rFonts w:cs="Segoe UI Semilight"/>
        </w:rPr>
        <w:t>Choisissez le modèle dans la liste selon vos besoins.</w:t>
      </w:r>
      <w:r w:rsidRPr="00E77CE3">
        <w:rPr>
          <w:rFonts w:cs="Segoe UI Semilight"/>
        </w:rPr>
        <w:br/>
        <w:t>La description vous informe sur la nature du modèle sélectionné</w:t>
      </w:r>
      <w:r w:rsidR="00A945FA">
        <w:rPr>
          <w:rFonts w:cs="Segoe UI Semilight"/>
        </w:rPr>
        <w:t>. V</w:t>
      </w:r>
      <w:r w:rsidR="00A945FA" w:rsidRPr="00E77CE3">
        <w:rPr>
          <w:rFonts w:cs="Segoe UI Semilight"/>
        </w:rPr>
        <w:t>oir</w:t>
      </w:r>
      <w:r w:rsidR="00A945FA">
        <w:rPr>
          <w:rFonts w:cs="Segoe UI Semilight"/>
        </w:rPr>
        <w:t xml:space="preserve"> la section</w:t>
      </w:r>
      <w:r w:rsidR="00A945FA" w:rsidRPr="00E77CE3">
        <w:rPr>
          <w:rFonts w:cs="Segoe UI Semilight"/>
        </w:rPr>
        <w:t xml:space="preserve"> </w:t>
      </w:r>
      <w:r w:rsidR="00A945FA" w:rsidRPr="005D261F">
        <w:rPr>
          <w:rFonts w:ascii="Segoe UI" w:hAnsi="Segoe UI" w:cs="Segoe UI"/>
          <w:rPrChange w:id="141" w:author="Martin Kuhn" w:date="2022-08-03T22:33:00Z">
            <w:rPr>
              <w:rFonts w:cs="Segoe UI Semilight"/>
              <w:b/>
              <w:bCs/>
              <w:smallCaps/>
              <w:color w:val="4472C4" w:themeColor="accent1"/>
              <w:spacing w:val="5"/>
            </w:rPr>
          </w:rPrChange>
        </w:rPr>
        <w:fldChar w:fldCharType="begin"/>
      </w:r>
      <w:r w:rsidR="00A945FA" w:rsidRPr="005D261F">
        <w:rPr>
          <w:rFonts w:ascii="Segoe UI" w:hAnsi="Segoe UI" w:cs="Segoe UI"/>
          <w:rPrChange w:id="142" w:author="Martin Kuhn" w:date="2022-08-03T22:33:00Z">
            <w:rPr>
              <w:rFonts w:cs="Segoe UI Semilight"/>
              <w:color w:val="4472C4" w:themeColor="accent1"/>
            </w:rPr>
          </w:rPrChange>
        </w:rPr>
        <w:instrText xml:space="preserve"> REF _Ref89006469 \h </w:instrText>
      </w:r>
      <w:r w:rsidR="005D261F">
        <w:rPr>
          <w:rFonts w:ascii="Segoe UI" w:hAnsi="Segoe UI" w:cs="Segoe UI"/>
        </w:rPr>
        <w:instrText xml:space="preserve"> \* MERGEFORMAT </w:instrText>
      </w:r>
      <w:r w:rsidR="00A945FA" w:rsidRPr="00D6330B">
        <w:rPr>
          <w:rFonts w:ascii="Segoe UI" w:hAnsi="Segoe UI" w:cs="Segoe UI"/>
        </w:rPr>
      </w:r>
      <w:r w:rsidR="00A945FA" w:rsidRPr="005D261F">
        <w:rPr>
          <w:rFonts w:ascii="Segoe UI" w:hAnsi="Segoe UI" w:cs="Segoe UI"/>
          <w:rPrChange w:id="143" w:author="Martin Kuhn" w:date="2022-08-03T22:33:00Z">
            <w:rPr>
              <w:rFonts w:cs="Segoe UI Semilight"/>
              <w:b/>
              <w:bCs/>
              <w:smallCaps/>
              <w:color w:val="4472C4" w:themeColor="accent1"/>
              <w:spacing w:val="5"/>
            </w:rPr>
          </w:rPrChange>
        </w:rPr>
        <w:fldChar w:fldCharType="separate"/>
      </w:r>
      <w:r w:rsidR="00193C60" w:rsidRPr="005D261F">
        <w:rPr>
          <w:rFonts w:ascii="Segoe UI" w:hAnsi="Segoe UI" w:cs="Segoe UI"/>
          <w:rPrChange w:id="144" w:author="Martin Kuhn" w:date="2022-08-03T22:33:00Z">
            <w:rPr/>
          </w:rPrChange>
        </w:rPr>
        <w:t>Modèle principal</w:t>
      </w:r>
      <w:r w:rsidR="00A945FA" w:rsidRPr="005D261F">
        <w:rPr>
          <w:rFonts w:ascii="Segoe UI" w:hAnsi="Segoe UI" w:cs="Segoe UI"/>
          <w:rPrChange w:id="145" w:author="Martin Kuhn" w:date="2022-08-03T22:33:00Z">
            <w:rPr>
              <w:rFonts w:cs="Segoe UI Semilight"/>
              <w:b/>
              <w:bCs/>
              <w:smallCaps/>
              <w:color w:val="4472C4" w:themeColor="accent1"/>
              <w:spacing w:val="5"/>
            </w:rPr>
          </w:rPrChange>
        </w:rPr>
        <w:fldChar w:fldCharType="end"/>
      </w:r>
      <w:r w:rsidR="00A945FA" w:rsidRPr="005D261F">
        <w:rPr>
          <w:rFonts w:ascii="Segoe UI" w:hAnsi="Segoe UI" w:cs="Segoe UI"/>
          <w:rPrChange w:id="146" w:author="Martin Kuhn" w:date="2022-08-03T22:33:00Z">
            <w:rPr>
              <w:rFonts w:cs="Segoe UI Semilight"/>
            </w:rPr>
          </w:rPrChange>
        </w:rPr>
        <w:t xml:space="preserve"> </w:t>
      </w:r>
      <w:r w:rsidR="00A945FA">
        <w:rPr>
          <w:rFonts w:cs="Segoe UI Semilight"/>
        </w:rPr>
        <w:t>pour plus de détails.</w:t>
      </w:r>
    </w:p>
    <w:p w14:paraId="27CD835C" w14:textId="04F0EB92" w:rsidR="00941BD5" w:rsidRDefault="00413207" w:rsidP="00941BD5">
      <w:pPr>
        <w:numPr>
          <w:ilvl w:val="0"/>
          <w:numId w:val="22"/>
        </w:numPr>
        <w:contextualSpacing/>
        <w:rPr>
          <w:rFonts w:cs="Segoe UI Semilight"/>
        </w:rPr>
      </w:pPr>
      <w:r>
        <w:rPr>
          <w:rFonts w:cs="Segoe UI Semilight"/>
        </w:rPr>
        <w:t>Saisissez</w:t>
      </w:r>
      <w:r w:rsidR="00E77CE3" w:rsidRPr="00E77CE3">
        <w:rPr>
          <w:rFonts w:cs="Segoe UI Semilight"/>
        </w:rPr>
        <w:t xml:space="preserve"> les informations concernant l’événement pour lequel vous voulez générer le document final. Ces informations sont automatiquement insérées, telle quelle, dans le document final à l’emplacement défini dans le modèle. Elles peuvent être obligatoire, facultative ou masquée selon le paramétrage</w:t>
      </w:r>
      <w:r w:rsidR="00A945FA">
        <w:rPr>
          <w:rFonts w:cs="Segoe UI Semilight"/>
        </w:rPr>
        <w:t>. V</w:t>
      </w:r>
      <w:r w:rsidR="00E77CE3" w:rsidRPr="00E77CE3">
        <w:rPr>
          <w:rFonts w:cs="Segoe UI Semilight"/>
        </w:rPr>
        <w:t>oir</w:t>
      </w:r>
      <w:r w:rsidR="00A945FA">
        <w:rPr>
          <w:rFonts w:cs="Segoe UI Semilight"/>
        </w:rPr>
        <w:t xml:space="preserve"> la section</w:t>
      </w:r>
      <w:r w:rsidR="00E77CE3" w:rsidRPr="00E77CE3">
        <w:rPr>
          <w:rFonts w:cs="Segoe UI Semilight"/>
        </w:rPr>
        <w:t xml:space="preserve"> </w:t>
      </w:r>
      <w:r w:rsidR="00534F3E" w:rsidRPr="005D261F">
        <w:rPr>
          <w:rFonts w:ascii="Segoe UI" w:hAnsi="Segoe UI" w:cs="Segoe UI"/>
          <w:rPrChange w:id="147" w:author="Martin Kuhn" w:date="2022-08-03T22:33:00Z">
            <w:rPr>
              <w:rFonts w:cs="Segoe UI Semilight"/>
              <w:b/>
              <w:bCs/>
              <w:smallCaps/>
              <w:color w:val="4472C4" w:themeColor="accent1"/>
              <w:spacing w:val="5"/>
            </w:rPr>
          </w:rPrChange>
        </w:rPr>
        <w:fldChar w:fldCharType="begin"/>
      </w:r>
      <w:r w:rsidR="00534F3E" w:rsidRPr="005D261F">
        <w:rPr>
          <w:rFonts w:ascii="Segoe UI" w:hAnsi="Segoe UI" w:cs="Segoe UI"/>
          <w:rPrChange w:id="148" w:author="Martin Kuhn" w:date="2022-08-03T22:33:00Z">
            <w:rPr>
              <w:rFonts w:cs="Segoe UI Semilight"/>
              <w:color w:val="4472C4" w:themeColor="accent1"/>
            </w:rPr>
          </w:rPrChange>
        </w:rPr>
        <w:instrText xml:space="preserve"> REF _Ref89006469 \h </w:instrText>
      </w:r>
      <w:r w:rsidR="005D261F">
        <w:rPr>
          <w:rFonts w:ascii="Segoe UI" w:hAnsi="Segoe UI" w:cs="Segoe UI"/>
        </w:rPr>
        <w:instrText xml:space="preserve"> \* MERGEFORMAT </w:instrText>
      </w:r>
      <w:r w:rsidR="00534F3E" w:rsidRPr="00D6330B">
        <w:rPr>
          <w:rFonts w:ascii="Segoe UI" w:hAnsi="Segoe UI" w:cs="Segoe UI"/>
        </w:rPr>
      </w:r>
      <w:r w:rsidR="00534F3E" w:rsidRPr="005D261F">
        <w:rPr>
          <w:rFonts w:ascii="Segoe UI" w:hAnsi="Segoe UI" w:cs="Segoe UI"/>
          <w:rPrChange w:id="149" w:author="Martin Kuhn" w:date="2022-08-03T22:33:00Z">
            <w:rPr>
              <w:rFonts w:cs="Segoe UI Semilight"/>
              <w:b/>
              <w:bCs/>
              <w:smallCaps/>
              <w:color w:val="4472C4" w:themeColor="accent1"/>
              <w:spacing w:val="5"/>
            </w:rPr>
          </w:rPrChange>
        </w:rPr>
        <w:fldChar w:fldCharType="separate"/>
      </w:r>
      <w:r w:rsidR="00193C60" w:rsidRPr="005D261F">
        <w:rPr>
          <w:rFonts w:ascii="Segoe UI" w:hAnsi="Segoe UI" w:cs="Segoe UI"/>
          <w:rPrChange w:id="150" w:author="Martin Kuhn" w:date="2022-08-03T22:33:00Z">
            <w:rPr/>
          </w:rPrChange>
        </w:rPr>
        <w:t>Modèle principal</w:t>
      </w:r>
      <w:r w:rsidR="00534F3E" w:rsidRPr="005D261F">
        <w:rPr>
          <w:rFonts w:ascii="Segoe UI" w:hAnsi="Segoe UI" w:cs="Segoe UI"/>
          <w:rPrChange w:id="151" w:author="Martin Kuhn" w:date="2022-08-03T22:33:00Z">
            <w:rPr>
              <w:rFonts w:cs="Segoe UI Semilight"/>
              <w:b/>
              <w:bCs/>
              <w:smallCaps/>
              <w:color w:val="4472C4" w:themeColor="accent1"/>
              <w:spacing w:val="5"/>
            </w:rPr>
          </w:rPrChange>
        </w:rPr>
        <w:fldChar w:fldCharType="end"/>
      </w:r>
      <w:r w:rsidR="00A945FA">
        <w:rPr>
          <w:rFonts w:cs="Segoe UI Semilight"/>
        </w:rPr>
        <w:t xml:space="preserve"> pour plus de détails</w:t>
      </w:r>
      <w:r w:rsidR="00E77CE3" w:rsidRPr="00E77CE3">
        <w:rPr>
          <w:rFonts w:cs="Segoe UI Semilight"/>
        </w:rPr>
        <w:t>.</w:t>
      </w:r>
    </w:p>
    <w:p w14:paraId="32C22726" w14:textId="1CEF6A4B" w:rsidR="00E77CE3" w:rsidRPr="00E77CE3" w:rsidRDefault="00413207" w:rsidP="00941BD5">
      <w:pPr>
        <w:ind w:left="1843" w:hanging="1134"/>
        <w:contextualSpacing/>
        <w:rPr>
          <w:rFonts w:cs="Segoe UI Semilight"/>
        </w:rPr>
      </w:pPr>
      <w:r w:rsidRPr="00680956">
        <w:rPr>
          <w:rFonts w:ascii="Segoe UI" w:hAnsi="Segoe UI" w:cs="Segoe UI"/>
          <w:i/>
          <w:iCs/>
        </w:rPr>
        <w:t>Important</w:t>
      </w:r>
      <w:r w:rsidR="00E77CE3" w:rsidRPr="00E77CE3">
        <w:rPr>
          <w:rFonts w:cs="Segoe UI Semilight"/>
          <w:i/>
          <w:iCs/>
        </w:rPr>
        <w:t> : ces informations sont automatiquement réinitialisées si l’on sélectionne un autre modèle dans la liste.</w:t>
      </w:r>
      <w:r w:rsidR="00E77CE3" w:rsidRPr="00E77CE3">
        <w:rPr>
          <w:rFonts w:cs="Segoe UI Semilight"/>
          <w:i/>
          <w:iCs/>
        </w:rPr>
        <w:br/>
      </w:r>
      <w:r w:rsidR="00E77CE3" w:rsidRPr="00E77CE3">
        <w:rPr>
          <w:rFonts w:cs="Segoe UI Semilight"/>
        </w:rPr>
        <w:t xml:space="preserve">Le bouton </w:t>
      </w:r>
      <w:r w:rsidR="00E77CE3" w:rsidRPr="00E77CE3">
        <w:rPr>
          <w:rFonts w:ascii="Segoe UI" w:hAnsi="Segoe UI" w:cs="Segoe UI"/>
        </w:rPr>
        <w:t>Reset</w:t>
      </w:r>
      <w:r w:rsidR="00E77CE3" w:rsidRPr="00E77CE3">
        <w:rPr>
          <w:rFonts w:cs="Segoe UI Semilight"/>
        </w:rPr>
        <w:t xml:space="preserve"> vous permet de réinitialiser ces trois champs.</w:t>
      </w:r>
    </w:p>
    <w:p w14:paraId="5D64991F" w14:textId="4F147BBC" w:rsidR="00602D3F" w:rsidRDefault="00E77CE3" w:rsidP="00200CD0">
      <w:pPr>
        <w:numPr>
          <w:ilvl w:val="0"/>
          <w:numId w:val="22"/>
        </w:numPr>
        <w:ind w:left="714" w:hanging="357"/>
        <w:rPr>
          <w:rFonts w:cs="Segoe UI Semilight"/>
        </w:rPr>
      </w:pPr>
      <w:r w:rsidRPr="00E77CE3">
        <w:rPr>
          <w:rFonts w:cs="Segoe UI Semilight"/>
        </w:rPr>
        <w:lastRenderedPageBreak/>
        <w:t xml:space="preserve">Si tous les critères sont remplis, le bouton </w:t>
      </w:r>
      <w:r w:rsidRPr="00E77CE3">
        <w:rPr>
          <w:rFonts w:ascii="Segoe UI" w:hAnsi="Segoe UI" w:cs="Segoe UI"/>
        </w:rPr>
        <w:t>Next</w:t>
      </w:r>
      <w:r w:rsidRPr="00E77CE3">
        <w:rPr>
          <w:rFonts w:cs="Segoe UI Semilight"/>
        </w:rPr>
        <w:t xml:space="preserve"> est automatiquement activé et vous permet de passer à l’étape suivante.</w:t>
      </w:r>
      <w:r w:rsidRPr="00E77CE3">
        <w:rPr>
          <w:rFonts w:cs="Segoe UI Semilight"/>
        </w:rPr>
        <w:br/>
      </w:r>
      <w:ins w:id="152" w:author="Martin Kuhn" w:date="2022-08-03T21:59:00Z">
        <w:r w:rsidR="00C1563C">
          <w:rPr>
            <w:noProof/>
          </w:rPr>
          <w:drawing>
            <wp:inline distT="0" distB="0" distL="0" distR="0" wp14:anchorId="660532B2" wp14:editId="3DE8D0AA">
              <wp:extent cx="5040000" cy="3502800"/>
              <wp:effectExtent l="0" t="0" r="8255" b="254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stretch>
                        <a:fillRect/>
                      </a:stretch>
                    </pic:blipFill>
                    <pic:spPr>
                      <a:xfrm>
                        <a:off x="0" y="0"/>
                        <a:ext cx="5040000" cy="3502800"/>
                      </a:xfrm>
                      <a:prstGeom prst="rect">
                        <a:avLst/>
                      </a:prstGeom>
                    </pic:spPr>
                  </pic:pic>
                </a:graphicData>
              </a:graphic>
            </wp:inline>
          </w:drawing>
        </w:r>
      </w:ins>
      <w:del w:id="153" w:author="Martin Kuhn" w:date="2022-08-03T21:59:00Z">
        <w:r w:rsidRPr="00E77CE3" w:rsidDel="00C1563C">
          <w:rPr>
            <w:noProof/>
          </w:rPr>
          <w:drawing>
            <wp:inline distT="0" distB="0" distL="0" distR="0" wp14:anchorId="154266FF" wp14:editId="5FDBC47F">
              <wp:extent cx="4320000" cy="2998588"/>
              <wp:effectExtent l="0" t="0" r="444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del>
    </w:p>
    <w:p w14:paraId="5E70D655" w14:textId="2077056F" w:rsidR="00602D3F" w:rsidDel="005D261F" w:rsidRDefault="00602D3F">
      <w:pPr>
        <w:ind w:left="360"/>
        <w:contextualSpacing/>
        <w:rPr>
          <w:del w:id="154" w:author="Martin Kuhn" w:date="2022-08-03T22:37:00Z"/>
          <w:rFonts w:cs="Segoe UI Semilight"/>
        </w:rPr>
        <w:pPrChange w:id="155" w:author="Martin Kuhn" w:date="2022-08-03T22:37:00Z">
          <w:pPr/>
        </w:pPrChange>
      </w:pPr>
      <w:del w:id="156" w:author="Martin Kuhn" w:date="2022-08-03T21:55:00Z">
        <w:r w:rsidDel="009D00F9">
          <w:rPr>
            <w:rFonts w:cs="Segoe UI Semilight"/>
          </w:rPr>
          <w:br w:type="page"/>
        </w:r>
      </w:del>
    </w:p>
    <w:p w14:paraId="77531C91" w14:textId="79536F67" w:rsidR="00E77CE3" w:rsidRPr="009E4BD3" w:rsidRDefault="00413207">
      <w:pPr>
        <w:ind w:left="360"/>
        <w:contextualSpacing/>
        <w:rPr>
          <w:rFonts w:cs="Segoe UI Semilight"/>
        </w:rPr>
        <w:pPrChange w:id="157" w:author="Martin Kuhn" w:date="2022-08-03T22:37:00Z">
          <w:pPr>
            <w:ind w:left="357"/>
          </w:pPr>
        </w:pPrChange>
      </w:pPr>
      <w:r w:rsidRPr="009E4BD3">
        <w:rPr>
          <w:rFonts w:cs="Segoe UI Semilight"/>
        </w:rPr>
        <w:t xml:space="preserve">Seconde étape : </w:t>
      </w:r>
      <w:r w:rsidR="00E77CE3" w:rsidRPr="009E4BD3">
        <w:rPr>
          <w:rFonts w:cs="Segoe UI Semilight"/>
        </w:rPr>
        <w:t>Sélection des données</w:t>
      </w:r>
      <w:r w:rsidR="00E77CE3" w:rsidRPr="009E4BD3">
        <w:rPr>
          <w:rFonts w:cs="Segoe UI Semilight"/>
        </w:rPr>
        <w:br/>
      </w:r>
      <w:del w:id="158" w:author="Martin Kuhn" w:date="2022-08-03T22:00:00Z">
        <w:r w:rsidR="00E77CE3" w:rsidRPr="00D6330B" w:rsidDel="00C1563C">
          <w:rPr>
            <w:rFonts w:cs="Segoe UI Semilight"/>
            <w:noProof/>
          </w:rPr>
          <w:drawing>
            <wp:inline distT="0" distB="0" distL="0" distR="0" wp14:anchorId="5C155E32" wp14:editId="5C67C4F9">
              <wp:extent cx="4320000" cy="2998588"/>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del>
      <w:ins w:id="159" w:author="Martin Kuhn" w:date="2022-08-03T22:00:00Z">
        <w:r w:rsidR="00C1563C" w:rsidRPr="00D6330B">
          <w:rPr>
            <w:rFonts w:cs="Segoe UI Semilight"/>
            <w:noProof/>
          </w:rPr>
          <w:drawing>
            <wp:inline distT="0" distB="0" distL="0" distR="0" wp14:anchorId="10E5A913" wp14:editId="398D370C">
              <wp:extent cx="5040000" cy="3499200"/>
              <wp:effectExtent l="0" t="0" r="8255"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3499200"/>
                      </a:xfrm>
                      <a:prstGeom prst="rect">
                        <a:avLst/>
                      </a:prstGeom>
                    </pic:spPr>
                  </pic:pic>
                </a:graphicData>
              </a:graphic>
            </wp:inline>
          </w:drawing>
        </w:r>
      </w:ins>
    </w:p>
    <w:p w14:paraId="241BC2B4" w14:textId="77777777" w:rsidR="00941BD5" w:rsidRDefault="00E77CE3" w:rsidP="00941BD5">
      <w:pPr>
        <w:numPr>
          <w:ilvl w:val="0"/>
          <w:numId w:val="21"/>
        </w:numPr>
        <w:contextualSpacing/>
        <w:rPr>
          <w:rFonts w:cs="Segoe UI Semilight"/>
        </w:rPr>
      </w:pPr>
      <w:r w:rsidRPr="00E77CE3">
        <w:rPr>
          <w:rFonts w:cs="Segoe UI Semilight"/>
        </w:rPr>
        <w:t xml:space="preserve">Utilisez </w:t>
      </w:r>
      <w:r w:rsidR="00680956">
        <w:rPr>
          <w:rFonts w:cs="Segoe UI Semilight"/>
        </w:rPr>
        <w:t xml:space="preserve">la fonction </w:t>
      </w:r>
      <w:r w:rsidRPr="00E77CE3">
        <w:rPr>
          <w:rFonts w:ascii="Segoe UI" w:hAnsi="Segoe UI" w:cs="Segoe UI"/>
        </w:rPr>
        <w:t>glisser/déposer</w:t>
      </w:r>
      <w:r w:rsidR="00413207">
        <w:rPr>
          <w:rFonts w:ascii="Segoe UI" w:hAnsi="Segoe UI" w:cs="Segoe UI"/>
        </w:rPr>
        <w:t xml:space="preserve"> </w:t>
      </w:r>
      <w:r w:rsidRPr="00E77CE3">
        <w:rPr>
          <w:rFonts w:cs="Segoe UI Semilight"/>
        </w:rPr>
        <w:t xml:space="preserve">ou le bouton </w:t>
      </w:r>
      <w:proofErr w:type="spellStart"/>
      <w:r w:rsidRPr="00E77CE3">
        <w:rPr>
          <w:rFonts w:ascii="Segoe UI" w:hAnsi="Segoe UI" w:cs="Segoe UI"/>
        </w:rPr>
        <w:t>Browse</w:t>
      </w:r>
      <w:proofErr w:type="spellEnd"/>
      <w:r w:rsidRPr="00E77CE3">
        <w:rPr>
          <w:rFonts w:ascii="Segoe UI" w:hAnsi="Segoe UI" w:cs="Segoe UI"/>
        </w:rPr>
        <w:t>…</w:t>
      </w:r>
      <w:r w:rsidRPr="00E77CE3">
        <w:rPr>
          <w:rFonts w:cs="Segoe UI Semilight"/>
        </w:rPr>
        <w:t xml:space="preserve"> pour sélectionner votre source de données, soit le fichier Excel que vous avez extrait d’</w:t>
      </w:r>
      <w:proofErr w:type="spellStart"/>
      <w:r w:rsidRPr="00E77CE3">
        <w:rPr>
          <w:rFonts w:ascii="Segoe UI" w:hAnsi="Segoe UI" w:cs="Segoe UI"/>
        </w:rPr>
        <w:t>indico.UN</w:t>
      </w:r>
      <w:proofErr w:type="spellEnd"/>
      <w:r w:rsidRPr="00E77CE3">
        <w:rPr>
          <w:rFonts w:cs="Segoe UI Semilight"/>
        </w:rPr>
        <w:t>.</w:t>
      </w:r>
    </w:p>
    <w:p w14:paraId="4A7BCC81" w14:textId="5081F188" w:rsidR="00E77CE3" w:rsidRPr="00E77CE3" w:rsidRDefault="00680956" w:rsidP="00941BD5">
      <w:pPr>
        <w:ind w:left="1843" w:hanging="1134"/>
        <w:contextualSpacing/>
        <w:rPr>
          <w:rFonts w:cs="Segoe UI Semilight"/>
        </w:rPr>
      </w:pPr>
      <w:r>
        <w:rPr>
          <w:rFonts w:ascii="Segoe UI" w:hAnsi="Segoe UI" w:cs="Segoe UI"/>
          <w:i/>
          <w:iCs/>
        </w:rPr>
        <w:t>Important</w:t>
      </w:r>
      <w:r w:rsidR="00413207" w:rsidRPr="00E77CE3">
        <w:rPr>
          <w:rFonts w:cs="Segoe UI Semilight"/>
        </w:rPr>
        <w:t> </w:t>
      </w:r>
      <w:r w:rsidR="00E77CE3" w:rsidRPr="00E77CE3">
        <w:rPr>
          <w:rFonts w:cs="Segoe UI Semilight"/>
        </w:rPr>
        <w:t xml:space="preserve">: </w:t>
      </w:r>
      <w:r w:rsidR="00AE5C8C">
        <w:rPr>
          <w:rFonts w:cs="Segoe UI Semilight"/>
          <w:i/>
          <w:iCs/>
        </w:rPr>
        <w:t>V</w:t>
      </w:r>
      <w:r w:rsidR="00E77CE3" w:rsidRPr="00E77CE3">
        <w:rPr>
          <w:rFonts w:cs="Segoe UI Semilight"/>
          <w:i/>
          <w:iCs/>
        </w:rPr>
        <w:t>ous pouvez à votre guise effectuer des modifications de données dans le fichier Excel avant de passer à l’étape suivante</w:t>
      </w:r>
      <w:r w:rsidR="00413207" w:rsidRPr="00680956">
        <w:rPr>
          <w:rFonts w:cs="Segoe UI Semilight"/>
          <w:i/>
          <w:iCs/>
        </w:rPr>
        <w:t xml:space="preserve"> mais vous ne devez</w:t>
      </w:r>
      <w:r w:rsidR="00AE5C8C">
        <w:rPr>
          <w:rFonts w:cs="Segoe UI Semilight"/>
          <w:i/>
          <w:iCs/>
        </w:rPr>
        <w:t>,</w:t>
      </w:r>
      <w:r w:rsidR="00413207" w:rsidRPr="00680956">
        <w:rPr>
          <w:rFonts w:cs="Segoe UI Semilight"/>
          <w:i/>
          <w:iCs/>
        </w:rPr>
        <w:t xml:space="preserve"> en aucun cas</w:t>
      </w:r>
      <w:r w:rsidR="00AE5C8C">
        <w:rPr>
          <w:rFonts w:cs="Segoe UI Semilight"/>
          <w:i/>
          <w:iCs/>
        </w:rPr>
        <w:t>,</w:t>
      </w:r>
      <w:r w:rsidR="00413207" w:rsidRPr="00680956">
        <w:rPr>
          <w:rFonts w:cs="Segoe UI Semilight"/>
          <w:i/>
          <w:iCs/>
        </w:rPr>
        <w:t xml:space="preserve"> modifier le</w:t>
      </w:r>
      <w:r w:rsidR="00AE5C8C">
        <w:rPr>
          <w:rFonts w:cs="Segoe UI Semilight"/>
          <w:i/>
          <w:iCs/>
        </w:rPr>
        <w:t>s</w:t>
      </w:r>
      <w:r w:rsidR="00413207" w:rsidRPr="00680956">
        <w:rPr>
          <w:rFonts w:cs="Segoe UI Semilight"/>
          <w:i/>
          <w:iCs/>
        </w:rPr>
        <w:t xml:space="preserve"> nom</w:t>
      </w:r>
      <w:r w:rsidR="00AE5C8C">
        <w:rPr>
          <w:rFonts w:cs="Segoe UI Semilight"/>
          <w:i/>
          <w:iCs/>
        </w:rPr>
        <w:t>s</w:t>
      </w:r>
      <w:r w:rsidR="00413207" w:rsidRPr="00680956">
        <w:rPr>
          <w:rFonts w:cs="Segoe UI Semilight"/>
          <w:i/>
          <w:iCs/>
        </w:rPr>
        <w:t xml:space="preserve"> de</w:t>
      </w:r>
      <w:r w:rsidR="00AE5C8C">
        <w:rPr>
          <w:rFonts w:cs="Segoe UI Semilight"/>
          <w:i/>
          <w:iCs/>
        </w:rPr>
        <w:t>s</w:t>
      </w:r>
      <w:r w:rsidR="00413207" w:rsidRPr="00680956">
        <w:rPr>
          <w:rFonts w:cs="Segoe UI Semilight"/>
          <w:i/>
          <w:iCs/>
        </w:rPr>
        <w:t xml:space="preserve"> colonne</w:t>
      </w:r>
      <w:r w:rsidR="00AE5C8C">
        <w:rPr>
          <w:rFonts w:cs="Segoe UI Semilight"/>
          <w:i/>
          <w:iCs/>
        </w:rPr>
        <w:t>s</w:t>
      </w:r>
      <w:r w:rsidR="00413207" w:rsidRPr="00680956">
        <w:rPr>
          <w:rFonts w:cs="Segoe UI Semilight"/>
          <w:i/>
          <w:iCs/>
        </w:rPr>
        <w:t xml:space="preserve"> ou </w:t>
      </w:r>
      <w:r w:rsidR="00AE5C8C">
        <w:rPr>
          <w:rFonts w:cs="Segoe UI Semilight"/>
          <w:i/>
          <w:iCs/>
        </w:rPr>
        <w:t>leurs</w:t>
      </w:r>
      <w:r w:rsidR="00413207" w:rsidRPr="00680956">
        <w:rPr>
          <w:rFonts w:cs="Segoe UI Semilight"/>
          <w:i/>
          <w:iCs/>
        </w:rPr>
        <w:t xml:space="preserve"> position</w:t>
      </w:r>
      <w:r w:rsidR="00AE5C8C">
        <w:rPr>
          <w:rFonts w:cs="Segoe UI Semilight"/>
          <w:i/>
          <w:iCs/>
        </w:rPr>
        <w:t>s</w:t>
      </w:r>
      <w:r w:rsidR="00E77CE3" w:rsidRPr="00E77CE3">
        <w:rPr>
          <w:rFonts w:cs="Segoe UI Semilight"/>
          <w:i/>
          <w:iCs/>
        </w:rPr>
        <w:t>.</w:t>
      </w:r>
    </w:p>
    <w:p w14:paraId="1C8236DF" w14:textId="437FC3D9" w:rsidR="005D261F" w:rsidRDefault="00E77CE3">
      <w:pPr>
        <w:numPr>
          <w:ilvl w:val="0"/>
          <w:numId w:val="21"/>
        </w:numPr>
        <w:spacing w:after="0"/>
        <w:ind w:left="714" w:hanging="357"/>
        <w:rPr>
          <w:ins w:id="160" w:author="Martin Kuhn" w:date="2022-08-03T22:34:00Z"/>
        </w:rPr>
        <w:pPrChange w:id="161" w:author="Martin Kuhn" w:date="2022-08-03T22:38:00Z">
          <w:pPr>
            <w:numPr>
              <w:numId w:val="21"/>
            </w:numPr>
            <w:ind w:left="714" w:hanging="357"/>
          </w:pPr>
        </w:pPrChange>
      </w:pPr>
      <w:r w:rsidRPr="00E77CE3">
        <w:rPr>
          <w:rFonts w:cs="Segoe UI Semilight"/>
        </w:rPr>
        <w:lastRenderedPageBreak/>
        <w:t xml:space="preserve">Si tous les critères sont remplis, le bouton </w:t>
      </w:r>
      <w:r w:rsidRPr="00E77CE3">
        <w:rPr>
          <w:rFonts w:ascii="Segoe UI" w:hAnsi="Segoe UI" w:cs="Segoe UI"/>
        </w:rPr>
        <w:t>Next</w:t>
      </w:r>
      <w:r w:rsidRPr="00E77CE3">
        <w:rPr>
          <w:rFonts w:cs="Segoe UI Semilight"/>
        </w:rPr>
        <w:t xml:space="preserve"> est automatiquement activé et vous permet de passer à la prochaine étape.</w:t>
      </w:r>
      <w:r w:rsidRPr="00E77CE3">
        <w:rPr>
          <w:rFonts w:cs="Segoe UI Semilight"/>
        </w:rPr>
        <w:br/>
      </w:r>
      <w:del w:id="162" w:author="Martin Kuhn" w:date="2022-08-03T22:00:00Z">
        <w:r w:rsidRPr="00E77CE3" w:rsidDel="00C1563C">
          <w:rPr>
            <w:noProof/>
          </w:rPr>
          <w:drawing>
            <wp:inline distT="0" distB="0" distL="0" distR="0" wp14:anchorId="2F767274" wp14:editId="3994136E">
              <wp:extent cx="4320000" cy="2998588"/>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2">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del>
      <w:ins w:id="163" w:author="Martin Kuhn" w:date="2022-08-03T22:00:00Z">
        <w:r w:rsidR="00C1563C">
          <w:rPr>
            <w:noProof/>
          </w:rPr>
          <w:drawing>
            <wp:inline distT="0" distB="0" distL="0" distR="0" wp14:anchorId="67D351E1" wp14:editId="1E0D9C6E">
              <wp:extent cx="5040000" cy="3499200"/>
              <wp:effectExtent l="0" t="0" r="8255"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3499200"/>
                      </a:xfrm>
                      <a:prstGeom prst="rect">
                        <a:avLst/>
                      </a:prstGeom>
                    </pic:spPr>
                  </pic:pic>
                </a:graphicData>
              </a:graphic>
            </wp:inline>
          </w:drawing>
        </w:r>
      </w:ins>
      <w:ins w:id="164" w:author="Martin Kuhn" w:date="2022-08-03T22:15:00Z">
        <w:r w:rsidR="008612B5">
          <w:rPr>
            <w:rFonts w:cs="Segoe UI Semilight"/>
          </w:rPr>
          <w:br/>
        </w:r>
      </w:ins>
      <w:ins w:id="165" w:author="Martin Kuhn" w:date="2022-08-03T22:18:00Z">
        <w:r w:rsidR="00C503FB">
          <w:t xml:space="preserve">Si le fichier Excel contient des noms de colonnes qui ne sont pas uniques, le message </w:t>
        </w:r>
      </w:ins>
      <w:ins w:id="166" w:author="Martin Kuhn" w:date="2022-08-03T22:19:00Z">
        <w:r w:rsidR="00C503FB">
          <w:t>suivant est affiché et la création du document final ne pourra se poursuivre</w:t>
        </w:r>
      </w:ins>
      <w:ins w:id="167" w:author="Martin Kuhn" w:date="2022-08-03T22:27:00Z">
        <w:r w:rsidR="00066A4D">
          <w:t>.</w:t>
        </w:r>
      </w:ins>
      <w:ins w:id="168" w:author="Martin Kuhn" w:date="2022-08-03T22:35:00Z">
        <w:r w:rsidR="005D261F">
          <w:br/>
        </w:r>
        <w:r w:rsidR="005D261F" w:rsidRPr="005D261F">
          <w:rPr>
            <w:rFonts w:ascii="Segoe UI" w:hAnsi="Segoe UI" w:cs="Segoe UI"/>
            <w:i/>
            <w:iCs/>
            <w:noProof/>
            <w:rPrChange w:id="169" w:author="Martin Kuhn" w:date="2022-08-03T22:34:00Z">
              <w:rPr>
                <w:noProof/>
              </w:rPr>
            </w:rPrChange>
          </w:rPr>
          <w:drawing>
            <wp:inline distT="0" distB="0" distL="0" distR="0" wp14:anchorId="17893F6A" wp14:editId="07528859">
              <wp:extent cx="4320000" cy="2425371"/>
              <wp:effectExtent l="0" t="0" r="444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425371"/>
                      </a:xfrm>
                      <a:prstGeom prst="rect">
                        <a:avLst/>
                      </a:prstGeom>
                    </pic:spPr>
                  </pic:pic>
                </a:graphicData>
              </a:graphic>
            </wp:inline>
          </w:drawing>
        </w:r>
      </w:ins>
    </w:p>
    <w:p w14:paraId="0A614503" w14:textId="3E08080F" w:rsidR="00E77CE3" w:rsidRPr="005D261F" w:rsidRDefault="005D261F">
      <w:pPr>
        <w:ind w:left="1701" w:hanging="992"/>
        <w:contextualSpacing/>
        <w:rPr>
          <w:rFonts w:ascii="Segoe UI" w:hAnsi="Segoe UI" w:cs="Segoe UI"/>
          <w:i/>
          <w:iCs/>
          <w:rPrChange w:id="170" w:author="Martin Kuhn" w:date="2022-08-03T22:34:00Z">
            <w:rPr/>
          </w:rPrChange>
        </w:rPr>
        <w:pPrChange w:id="171" w:author="Martin Kuhn" w:date="2022-08-03T22:36:00Z">
          <w:pPr>
            <w:numPr>
              <w:numId w:val="21"/>
            </w:numPr>
            <w:ind w:left="714" w:hanging="357"/>
          </w:pPr>
        </w:pPrChange>
      </w:pPr>
      <w:ins w:id="172" w:author="Martin Kuhn" w:date="2022-08-03T22:34:00Z">
        <w:r>
          <w:rPr>
            <w:rFonts w:ascii="Segoe UI" w:hAnsi="Segoe UI" w:cs="Segoe UI"/>
            <w:i/>
            <w:iCs/>
          </w:rPr>
          <w:t xml:space="preserve">Solution : </w:t>
        </w:r>
      </w:ins>
      <w:ins w:id="173" w:author="Martin Kuhn" w:date="2022-08-03T22:27:00Z">
        <w:r w:rsidR="00066A4D" w:rsidRPr="00A835E9">
          <w:rPr>
            <w:rFonts w:cs="Segoe UI Semilight"/>
            <w:i/>
            <w:iCs/>
            <w:rPrChange w:id="174" w:author="Martin Kuhn" w:date="2022-08-03T22:39:00Z">
              <w:rPr/>
            </w:rPrChange>
          </w:rPr>
          <w:t xml:space="preserve">Vous devez </w:t>
        </w:r>
      </w:ins>
      <w:ins w:id="175" w:author="Martin Kuhn" w:date="2022-08-03T22:28:00Z">
        <w:r w:rsidR="00066A4D" w:rsidRPr="00A835E9">
          <w:rPr>
            <w:rFonts w:cs="Segoe UI Semilight"/>
            <w:i/>
            <w:iCs/>
            <w:rPrChange w:id="176" w:author="Martin Kuhn" w:date="2022-08-03T22:39:00Z">
              <w:rPr/>
            </w:rPrChange>
          </w:rPr>
          <w:t>supprimer ou renommer les colonnes dont le nom n’est pas unique et relancer la création du document final.</w:t>
        </w:r>
      </w:ins>
    </w:p>
    <w:p w14:paraId="50A136E4" w14:textId="1F76C1B7" w:rsidR="00E77CE3" w:rsidRPr="00E77CE3" w:rsidRDefault="00680956" w:rsidP="00200CD0">
      <w:pPr>
        <w:ind w:left="357"/>
      </w:pPr>
      <w:r w:rsidRPr="00200CD0">
        <w:lastRenderedPageBreak/>
        <w:t xml:space="preserve">Dernière étape : </w:t>
      </w:r>
      <w:r w:rsidR="00E77CE3" w:rsidRPr="00200CD0">
        <w:t>Lancer la création du document final</w:t>
      </w:r>
      <w:r w:rsidR="00E77CE3" w:rsidRPr="00200CD0">
        <w:br/>
      </w:r>
      <w:ins w:id="177" w:author="Martin Kuhn" w:date="2022-08-03T22:02:00Z">
        <w:r w:rsidR="001713FB">
          <w:rPr>
            <w:noProof/>
          </w:rPr>
          <w:drawing>
            <wp:inline distT="0" distB="0" distL="0" distR="0" wp14:anchorId="3F108965" wp14:editId="76D279F2">
              <wp:extent cx="5040000" cy="3499200"/>
              <wp:effectExtent l="0" t="0" r="8255"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3499200"/>
                      </a:xfrm>
                      <a:prstGeom prst="rect">
                        <a:avLst/>
                      </a:prstGeom>
                    </pic:spPr>
                  </pic:pic>
                </a:graphicData>
              </a:graphic>
            </wp:inline>
          </w:drawing>
        </w:r>
      </w:ins>
      <w:del w:id="178" w:author="Martin Kuhn" w:date="2022-08-03T22:02:00Z">
        <w:r w:rsidR="00E77CE3" w:rsidRPr="00E77CE3" w:rsidDel="001713FB">
          <w:rPr>
            <w:noProof/>
          </w:rPr>
          <w:drawing>
            <wp:inline distT="0" distB="0" distL="0" distR="0" wp14:anchorId="34E00DF4" wp14:editId="29F25755">
              <wp:extent cx="4320000" cy="2998588"/>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6">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del>
    </w:p>
    <w:p w14:paraId="53C3A883" w14:textId="3A1DE47B" w:rsidR="00E77CE3" w:rsidRPr="00E77CE3" w:rsidRDefault="00E77CE3">
      <w:pPr>
        <w:numPr>
          <w:ilvl w:val="0"/>
          <w:numId w:val="25"/>
        </w:numPr>
        <w:pPrChange w:id="179" w:author="Martin Kuhn" w:date="2022-08-03T22:30:00Z">
          <w:pPr>
            <w:numPr>
              <w:numId w:val="7"/>
            </w:numPr>
            <w:ind w:left="714" w:hanging="357"/>
          </w:pPr>
        </w:pPrChange>
      </w:pPr>
      <w:r w:rsidRPr="00E77CE3">
        <w:rPr>
          <w:rFonts w:cs="Segoe UI Semilight"/>
        </w:rPr>
        <w:t xml:space="preserve">Cliquez sur le bouton </w:t>
      </w:r>
      <w:proofErr w:type="spellStart"/>
      <w:r w:rsidRPr="005D261F">
        <w:rPr>
          <w:rFonts w:ascii="Segoe UI" w:hAnsi="Segoe UI" w:cs="Segoe UI"/>
        </w:rPr>
        <w:t>Create</w:t>
      </w:r>
      <w:proofErr w:type="spellEnd"/>
      <w:r w:rsidRPr="005D261F">
        <w:rPr>
          <w:rFonts w:ascii="Segoe UI" w:hAnsi="Segoe UI" w:cs="Segoe UI"/>
          <w:rPrChange w:id="180" w:author="Martin Kuhn" w:date="2022-08-03T22:33:00Z">
            <w:rPr>
              <w:rFonts w:cs="Segoe UI Semilight"/>
            </w:rPr>
          </w:rPrChange>
        </w:rPr>
        <w:t xml:space="preserve"> </w:t>
      </w:r>
      <w:r w:rsidRPr="00E77CE3">
        <w:rPr>
          <w:rFonts w:cs="Segoe UI Semilight"/>
        </w:rPr>
        <w:t xml:space="preserve">pour créer le document final ou sur le bouton </w:t>
      </w:r>
      <w:proofErr w:type="spellStart"/>
      <w:r w:rsidRPr="005D261F">
        <w:rPr>
          <w:rFonts w:ascii="Segoe UI" w:hAnsi="Segoe UI" w:cs="Segoe UI"/>
        </w:rPr>
        <w:t>Previous</w:t>
      </w:r>
      <w:proofErr w:type="spellEnd"/>
      <w:r w:rsidRPr="00E77CE3">
        <w:t xml:space="preserve"> </w:t>
      </w:r>
      <w:r w:rsidRPr="00E77CE3">
        <w:rPr>
          <w:rFonts w:cs="Segoe UI Semilight"/>
        </w:rPr>
        <w:t xml:space="preserve">pour revenir </w:t>
      </w:r>
      <w:r w:rsidR="00AE5C8C">
        <w:rPr>
          <w:rFonts w:cs="Segoe UI Semilight"/>
        </w:rPr>
        <w:t>à l’étape précédente</w:t>
      </w:r>
      <w:r w:rsidRPr="00E77CE3">
        <w:rPr>
          <w:rFonts w:cs="Segoe UI Semilight"/>
        </w:rPr>
        <w:t>.</w:t>
      </w:r>
      <w:r w:rsidRPr="00E77CE3">
        <w:rPr>
          <w:rFonts w:cs="Segoe UI Semilight"/>
        </w:rPr>
        <w:br/>
      </w:r>
      <w:del w:id="181" w:author="Martin Kuhn" w:date="2022-08-03T22:02:00Z">
        <w:r w:rsidRPr="00E77CE3" w:rsidDel="001713FB">
          <w:rPr>
            <w:noProof/>
          </w:rPr>
          <w:drawing>
            <wp:inline distT="0" distB="0" distL="0" distR="0" wp14:anchorId="70974B45" wp14:editId="6CBD4657">
              <wp:extent cx="4320000" cy="2998588"/>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7">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del>
      <w:ins w:id="182" w:author="Martin Kuhn" w:date="2022-08-03T22:06:00Z">
        <w:r w:rsidR="0080100C">
          <w:rPr>
            <w:noProof/>
          </w:rPr>
          <w:drawing>
            <wp:inline distT="0" distB="0" distL="0" distR="0" wp14:anchorId="5D527C82" wp14:editId="15C9C4A3">
              <wp:extent cx="5040000" cy="3498333"/>
              <wp:effectExtent l="0" t="0" r="825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3498333"/>
                      </a:xfrm>
                      <a:prstGeom prst="rect">
                        <a:avLst/>
                      </a:prstGeom>
                    </pic:spPr>
                  </pic:pic>
                </a:graphicData>
              </a:graphic>
            </wp:inline>
          </w:drawing>
        </w:r>
      </w:ins>
    </w:p>
    <w:p w14:paraId="142481B5" w14:textId="6F1688B8" w:rsidR="00E77CE3" w:rsidRPr="00E77CE3" w:rsidRDefault="00E77CE3">
      <w:pPr>
        <w:numPr>
          <w:ilvl w:val="0"/>
          <w:numId w:val="26"/>
        </w:numPr>
        <w:contextualSpacing/>
        <w:rPr>
          <w:rFonts w:cs="Segoe UI Semilight"/>
          <w:i/>
          <w:iCs/>
        </w:rPr>
        <w:pPrChange w:id="183" w:author="Martin Kuhn" w:date="2022-08-03T22:30:00Z">
          <w:pPr>
            <w:numPr>
              <w:numId w:val="7"/>
            </w:numPr>
            <w:ind w:left="720" w:hanging="360"/>
            <w:contextualSpacing/>
          </w:pPr>
        </w:pPrChange>
      </w:pPr>
      <w:r w:rsidRPr="00E77CE3">
        <w:rPr>
          <w:rFonts w:cs="Segoe UI Semilight"/>
        </w:rPr>
        <w:lastRenderedPageBreak/>
        <w:t>Lorsque la création du document final est terminée, celui-ci est affiché dans Word.</w:t>
      </w:r>
      <w:r w:rsidRPr="00E77CE3">
        <w:rPr>
          <w:rFonts w:cs="Segoe UI Semilight"/>
        </w:rPr>
        <w:br/>
      </w:r>
      <w:ins w:id="184" w:author="Martin Kuhn" w:date="2022-08-03T22:07:00Z">
        <w:r w:rsidR="0080100C">
          <w:rPr>
            <w:noProof/>
          </w:rPr>
          <w:drawing>
            <wp:inline distT="0" distB="0" distL="0" distR="0" wp14:anchorId="5E0E5A38" wp14:editId="005B25D4">
              <wp:extent cx="5040000" cy="2685600"/>
              <wp:effectExtent l="0" t="0" r="8255" b="635"/>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29"/>
                      <a:stretch>
                        <a:fillRect/>
                      </a:stretch>
                    </pic:blipFill>
                    <pic:spPr>
                      <a:xfrm>
                        <a:off x="0" y="0"/>
                        <a:ext cx="5040000" cy="2685600"/>
                      </a:xfrm>
                      <a:prstGeom prst="rect">
                        <a:avLst/>
                      </a:prstGeom>
                    </pic:spPr>
                  </pic:pic>
                </a:graphicData>
              </a:graphic>
            </wp:inline>
          </w:drawing>
        </w:r>
      </w:ins>
      <w:del w:id="185" w:author="Martin Kuhn" w:date="2022-08-03T22:07:00Z">
        <w:r w:rsidRPr="00E77CE3" w:rsidDel="0080100C">
          <w:rPr>
            <w:noProof/>
          </w:rPr>
          <w:drawing>
            <wp:inline distT="0" distB="0" distL="0" distR="0" wp14:anchorId="74F2C5D9" wp14:editId="4E87E458">
              <wp:extent cx="4320000" cy="2627999"/>
              <wp:effectExtent l="0" t="0" r="4445" b="127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627999"/>
                      </a:xfrm>
                      <a:prstGeom prst="rect">
                        <a:avLst/>
                      </a:prstGeom>
                    </pic:spPr>
                  </pic:pic>
                </a:graphicData>
              </a:graphic>
            </wp:inline>
          </w:drawing>
        </w:r>
      </w:del>
      <w:r w:rsidRPr="00E77CE3">
        <w:br/>
      </w:r>
      <w:r w:rsidR="00AE5C8C">
        <w:rPr>
          <w:rFonts w:ascii="Segoe UI" w:hAnsi="Segoe UI" w:cs="Segoe UI"/>
          <w:i/>
          <w:iCs/>
        </w:rPr>
        <w:t>Important</w:t>
      </w:r>
      <w:r w:rsidR="00AE5C8C" w:rsidRPr="00E77CE3">
        <w:rPr>
          <w:rFonts w:cs="Segoe UI Semilight"/>
        </w:rPr>
        <w:t> </w:t>
      </w:r>
      <w:r w:rsidRPr="00E77CE3">
        <w:rPr>
          <w:rFonts w:cs="Segoe UI Semilight"/>
          <w:i/>
          <w:iCs/>
        </w:rPr>
        <w:t>: le document final n’est pas enregistré.</w:t>
      </w:r>
    </w:p>
    <w:p w14:paraId="1E06E3C1" w14:textId="45BB379E" w:rsidR="00A53162" w:rsidDel="00066A4D" w:rsidRDefault="00A53162">
      <w:pPr>
        <w:numPr>
          <w:ilvl w:val="0"/>
          <w:numId w:val="25"/>
        </w:numPr>
        <w:rPr>
          <w:del w:id="186" w:author="Martin Kuhn" w:date="2022-08-03T22:31:00Z"/>
          <w:rFonts w:cs="Segoe UI Semilight"/>
        </w:rPr>
        <w:pPrChange w:id="187" w:author="Martin Kuhn" w:date="2022-08-03T22:32:00Z">
          <w:pPr/>
        </w:pPrChange>
      </w:pPr>
      <w:del w:id="188" w:author="Martin Kuhn" w:date="2022-08-03T22:31:00Z">
        <w:r w:rsidDel="00066A4D">
          <w:rPr>
            <w:rFonts w:cs="Segoe UI Semilight"/>
          </w:rPr>
          <w:br w:type="page"/>
        </w:r>
      </w:del>
    </w:p>
    <w:p w14:paraId="122919D9" w14:textId="161E4655" w:rsidR="00A835E9" w:rsidRPr="00A835E9" w:rsidRDefault="00E77CE3" w:rsidP="00066A4D">
      <w:pPr>
        <w:numPr>
          <w:ilvl w:val="0"/>
          <w:numId w:val="25"/>
        </w:numPr>
        <w:rPr>
          <w:ins w:id="189" w:author="Martin Kuhn" w:date="2022-08-03T22:40:00Z"/>
          <w:rFonts w:ascii="Segoe UI" w:hAnsi="Segoe UI" w:cs="Segoe UI"/>
          <w:i/>
          <w:iCs/>
          <w:rPrChange w:id="190" w:author="Martin Kuhn" w:date="2022-08-03T22:40:00Z">
            <w:rPr>
              <w:ins w:id="191" w:author="Martin Kuhn" w:date="2022-08-03T22:40:00Z"/>
            </w:rPr>
          </w:rPrChange>
        </w:rPr>
      </w:pPr>
      <w:r w:rsidRPr="00E77CE3">
        <w:rPr>
          <w:rFonts w:cs="Segoe UI Semilight"/>
        </w:rPr>
        <w:t xml:space="preserve">Le bouton </w:t>
      </w:r>
      <w:proofErr w:type="spellStart"/>
      <w:r w:rsidRPr="005D261F">
        <w:rPr>
          <w:rFonts w:ascii="Segoe UI" w:hAnsi="Segoe UI" w:cs="Segoe UI"/>
        </w:rPr>
        <w:t>View</w:t>
      </w:r>
      <w:proofErr w:type="spellEnd"/>
      <w:r w:rsidRPr="005D261F">
        <w:rPr>
          <w:rFonts w:ascii="Segoe UI" w:hAnsi="Segoe UI" w:cs="Segoe UI"/>
        </w:rPr>
        <w:t xml:space="preserve"> process report</w:t>
      </w:r>
      <w:r w:rsidRPr="00E77CE3">
        <w:rPr>
          <w:rFonts w:cs="Segoe UI Semilight"/>
        </w:rPr>
        <w:t xml:space="preserve"> est activé et vous permet de contrôler les étapes qui ont été effectuées </w:t>
      </w:r>
      <w:r w:rsidR="00A04F3B">
        <w:rPr>
          <w:rFonts w:cs="Segoe UI Semilight"/>
        </w:rPr>
        <w:t>lors</w:t>
      </w:r>
      <w:r w:rsidRPr="00E77CE3">
        <w:rPr>
          <w:rFonts w:cs="Segoe UI Semilight"/>
        </w:rPr>
        <w:t xml:space="preserve"> </w:t>
      </w:r>
      <w:r w:rsidR="00A04F3B">
        <w:rPr>
          <w:rFonts w:cs="Segoe UI Semilight"/>
        </w:rPr>
        <w:t xml:space="preserve">de </w:t>
      </w:r>
      <w:r w:rsidRPr="00E77CE3">
        <w:rPr>
          <w:rFonts w:cs="Segoe UI Semilight"/>
        </w:rPr>
        <w:t>la création du document</w:t>
      </w:r>
      <w:r w:rsidR="00A04F3B">
        <w:rPr>
          <w:rFonts w:cs="Segoe UI Semilight"/>
        </w:rPr>
        <w:t xml:space="preserve"> et éventuellement les erreurs.</w:t>
      </w:r>
      <w:r w:rsidRPr="00E77CE3">
        <w:rPr>
          <w:rFonts w:cs="Segoe UI Semilight"/>
        </w:rPr>
        <w:br/>
      </w:r>
      <w:ins w:id="192" w:author="Martin Kuhn" w:date="2022-08-04T08:09:00Z">
        <w:r w:rsidR="00D6330B">
          <w:rPr>
            <w:noProof/>
          </w:rPr>
          <w:drawing>
            <wp:inline distT="0" distB="0" distL="0" distR="0" wp14:anchorId="0494ACFC" wp14:editId="22FDB3E6">
              <wp:extent cx="5040000" cy="3498333"/>
              <wp:effectExtent l="0" t="0" r="825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3498333"/>
                      </a:xfrm>
                      <a:prstGeom prst="rect">
                        <a:avLst/>
                      </a:prstGeom>
                    </pic:spPr>
                  </pic:pic>
                </a:graphicData>
              </a:graphic>
            </wp:inline>
          </w:drawing>
        </w:r>
      </w:ins>
      <w:del w:id="193" w:author="Martin Kuhn" w:date="2022-08-03T22:08:00Z">
        <w:r w:rsidRPr="00E77CE3" w:rsidDel="0080100C">
          <w:rPr>
            <w:noProof/>
          </w:rPr>
          <w:drawing>
            <wp:inline distT="0" distB="0" distL="0" distR="0" wp14:anchorId="451E2C1F" wp14:editId="227CF4C3">
              <wp:extent cx="4320000" cy="2998588"/>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2">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del>
      <w:del w:id="194" w:author="Martin Kuhn" w:date="2022-08-03T22:40:00Z">
        <w:r w:rsidRPr="00E77CE3" w:rsidDel="00A835E9">
          <w:br/>
        </w:r>
      </w:del>
    </w:p>
    <w:p w14:paraId="3FD7D471" w14:textId="54B72C3E" w:rsidR="00A53162" w:rsidRPr="00A53162" w:rsidRDefault="00E77CE3">
      <w:pPr>
        <w:spacing w:after="0"/>
        <w:ind w:left="709"/>
        <w:rPr>
          <w:rFonts w:ascii="Segoe UI" w:hAnsi="Segoe UI" w:cs="Segoe UI"/>
          <w:i/>
          <w:iCs/>
        </w:rPr>
        <w:pPrChange w:id="195" w:author="Martin Kuhn" w:date="2022-08-03T22:40:00Z">
          <w:pPr>
            <w:numPr>
              <w:numId w:val="7"/>
            </w:numPr>
            <w:ind w:left="720" w:hanging="360"/>
            <w:contextualSpacing/>
          </w:pPr>
        </w:pPrChange>
      </w:pPr>
      <w:del w:id="196" w:author="Martin Kuhn" w:date="2022-08-03T22:08:00Z">
        <w:r w:rsidRPr="00E77CE3" w:rsidDel="0080100C">
          <w:rPr>
            <w:noProof/>
          </w:rPr>
          <w:lastRenderedPageBreak/>
          <w:drawing>
            <wp:inline distT="0" distB="0" distL="0" distR="0" wp14:anchorId="66FF96CC" wp14:editId="77B2407D">
              <wp:extent cx="4320000" cy="2642823"/>
              <wp:effectExtent l="0" t="0" r="4445" b="57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320000" cy="2642823"/>
                      </a:xfrm>
                      <a:prstGeom prst="rect">
                        <a:avLst/>
                      </a:prstGeom>
                    </pic:spPr>
                  </pic:pic>
                </a:graphicData>
              </a:graphic>
            </wp:inline>
          </w:drawing>
        </w:r>
      </w:del>
      <w:ins w:id="197" w:author="Martin Kuhn" w:date="2022-08-03T22:08:00Z">
        <w:r w:rsidR="0080100C">
          <w:rPr>
            <w:noProof/>
          </w:rPr>
          <w:drawing>
            <wp:inline distT="0" distB="0" distL="0" distR="0" wp14:anchorId="4EBC3E69" wp14:editId="7BAE17C6">
              <wp:extent cx="5040000" cy="3083333"/>
              <wp:effectExtent l="0" t="0" r="8255" b="3175"/>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34"/>
                      <a:stretch>
                        <a:fillRect/>
                      </a:stretch>
                    </pic:blipFill>
                    <pic:spPr>
                      <a:xfrm>
                        <a:off x="0" y="0"/>
                        <a:ext cx="5040000" cy="3083333"/>
                      </a:xfrm>
                      <a:prstGeom prst="rect">
                        <a:avLst/>
                      </a:prstGeom>
                    </pic:spPr>
                  </pic:pic>
                </a:graphicData>
              </a:graphic>
            </wp:inline>
          </w:drawing>
        </w:r>
      </w:ins>
    </w:p>
    <w:p w14:paraId="5790C79B" w14:textId="3E96F23D" w:rsidR="00E77CE3" w:rsidRPr="00E77CE3" w:rsidRDefault="00E77CE3" w:rsidP="00A53162">
      <w:pPr>
        <w:ind w:left="1560" w:hanging="851"/>
        <w:contextualSpacing/>
        <w:rPr>
          <w:rFonts w:ascii="Segoe UI" w:hAnsi="Segoe UI" w:cs="Segoe UI"/>
          <w:i/>
          <w:iCs/>
        </w:rPr>
      </w:pPr>
      <w:r w:rsidRPr="00E77CE3">
        <w:rPr>
          <w:rFonts w:ascii="Segoe UI" w:hAnsi="Segoe UI" w:cs="Segoe UI"/>
          <w:i/>
          <w:iCs/>
        </w:rPr>
        <w:t xml:space="preserve">Astuce : </w:t>
      </w:r>
      <w:r w:rsidRPr="00E77CE3">
        <w:rPr>
          <w:rFonts w:cs="Segoe UI Semilight"/>
          <w:i/>
          <w:iCs/>
        </w:rPr>
        <w:t xml:space="preserve">le bouton </w:t>
      </w:r>
      <w:r w:rsidRPr="00E77CE3">
        <w:rPr>
          <w:rFonts w:ascii="Segoe UI" w:hAnsi="Segoe UI" w:cs="Segoe UI"/>
          <w:i/>
          <w:iCs/>
        </w:rPr>
        <w:t xml:space="preserve">Copy to </w:t>
      </w:r>
      <w:proofErr w:type="spellStart"/>
      <w:r w:rsidRPr="00E77CE3">
        <w:rPr>
          <w:rFonts w:ascii="Segoe UI" w:hAnsi="Segoe UI" w:cs="Segoe UI"/>
          <w:i/>
          <w:iCs/>
        </w:rPr>
        <w:t>clipboard</w:t>
      </w:r>
      <w:proofErr w:type="spellEnd"/>
      <w:r w:rsidRPr="00E77CE3">
        <w:rPr>
          <w:rFonts w:cs="Segoe UI Semilight"/>
          <w:i/>
          <w:iCs/>
        </w:rPr>
        <w:t xml:space="preserve"> vous permet si besoin de faire parvenir le protocole au support</w:t>
      </w:r>
      <w:r w:rsidR="00AE5C8C">
        <w:rPr>
          <w:rFonts w:cs="Segoe UI Semilight"/>
          <w:i/>
          <w:iCs/>
        </w:rPr>
        <w:t xml:space="preserve"> de</w:t>
      </w:r>
      <w:r w:rsidRPr="00E77CE3">
        <w:rPr>
          <w:rFonts w:cs="Segoe UI Semilight"/>
          <w:i/>
          <w:iCs/>
        </w:rPr>
        <w:t xml:space="preserve"> </w:t>
      </w:r>
      <w:proofErr w:type="spellStart"/>
      <w:r w:rsidRPr="00E77CE3">
        <w:rPr>
          <w:rFonts w:ascii="Segoe UI" w:hAnsi="Segoe UI" w:cs="Segoe UI"/>
          <w:i/>
          <w:iCs/>
        </w:rPr>
        <w:t>indico.UN</w:t>
      </w:r>
      <w:proofErr w:type="spellEnd"/>
      <w:r w:rsidRPr="00E77CE3">
        <w:rPr>
          <w:rFonts w:cs="Segoe UI Semilight"/>
          <w:i/>
          <w:iCs/>
        </w:rPr>
        <w:t>.</w:t>
      </w:r>
    </w:p>
    <w:p w14:paraId="2C3A77C5" w14:textId="77777777" w:rsidR="00A53162" w:rsidRDefault="00A53162">
      <w:pPr>
        <w:rPr>
          <w:rFonts w:ascii="Segoe UI" w:eastAsiaTheme="majorEastAsia" w:hAnsi="Segoe UI" w:cs="Segoe UI"/>
          <w:color w:val="4472C4" w:themeColor="accent1"/>
          <w:sz w:val="32"/>
          <w:szCs w:val="32"/>
        </w:rPr>
      </w:pPr>
      <w:r>
        <w:rPr>
          <w:rFonts w:cs="Segoe UI"/>
        </w:rPr>
        <w:br w:type="page"/>
      </w:r>
    </w:p>
    <w:p w14:paraId="1D9ACB6F" w14:textId="095C1266" w:rsidR="009D5691" w:rsidRDefault="009D5691" w:rsidP="003C7681">
      <w:pPr>
        <w:pStyle w:val="Titre1"/>
        <w:rPr>
          <w:rFonts w:cs="Segoe UI"/>
        </w:rPr>
      </w:pPr>
      <w:bookmarkStart w:id="198" w:name="_Toc110521259"/>
      <w:r w:rsidRPr="00FF4B81">
        <w:rPr>
          <w:rFonts w:cs="Segoe UI"/>
        </w:rPr>
        <w:lastRenderedPageBreak/>
        <w:t>Configuration</w:t>
      </w:r>
      <w:bookmarkEnd w:id="198"/>
    </w:p>
    <w:p w14:paraId="452EF71F" w14:textId="3024BB7F" w:rsidR="00607C84" w:rsidRDefault="00607C84" w:rsidP="00607C84">
      <w:pPr>
        <w:rPr>
          <w:rFonts w:cs="Segoe UI Semilight"/>
        </w:rPr>
      </w:pPr>
      <w:r>
        <w:rPr>
          <w:rFonts w:cs="Segoe UI Semilight"/>
        </w:rPr>
        <w:t xml:space="preserve">La configuration de l’application est basée sur la structure du dossier </w:t>
      </w:r>
      <w:proofErr w:type="spellStart"/>
      <w:r w:rsidRPr="00607C84">
        <w:rPr>
          <w:rFonts w:ascii="Segoe UI" w:hAnsi="Segoe UI" w:cs="Segoe UI"/>
        </w:rPr>
        <w:t>Templates</w:t>
      </w:r>
      <w:proofErr w:type="spellEnd"/>
      <w:r>
        <w:rPr>
          <w:rFonts w:cs="Segoe UI Semilight"/>
        </w:rPr>
        <w:t xml:space="preserve"> situé dans le même dossier que celui de l’application elle-même, soit </w:t>
      </w:r>
      <w:r w:rsidRPr="00607C84">
        <w:rPr>
          <w:rFonts w:ascii="Segoe UI" w:hAnsi="Segoe UI" w:cs="Segoe UI"/>
        </w:rPr>
        <w:t>ListFlow.exe</w:t>
      </w:r>
      <w:r>
        <w:rPr>
          <w:rFonts w:cs="Segoe UI Semilight"/>
        </w:rPr>
        <w:t>.</w:t>
      </w:r>
      <w:r>
        <w:rPr>
          <w:rFonts w:cs="Segoe UI Semilight"/>
        </w:rPr>
        <w:br/>
      </w:r>
      <w:ins w:id="199" w:author="Martin Kuhn" w:date="2022-08-04T08:10:00Z">
        <w:r w:rsidR="00D6330B">
          <w:rPr>
            <w:noProof/>
          </w:rPr>
          <w:drawing>
            <wp:inline distT="0" distB="0" distL="0" distR="0" wp14:anchorId="4E5FD5BB" wp14:editId="67094EC5">
              <wp:extent cx="4320000" cy="1101600"/>
              <wp:effectExtent l="0" t="0" r="4445"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101600"/>
                      </a:xfrm>
                      <a:prstGeom prst="rect">
                        <a:avLst/>
                      </a:prstGeom>
                    </pic:spPr>
                  </pic:pic>
                </a:graphicData>
              </a:graphic>
            </wp:inline>
          </w:drawing>
        </w:r>
      </w:ins>
      <w:del w:id="200" w:author="Martin Kuhn" w:date="2022-08-04T08:10:00Z">
        <w:r w:rsidR="001637ED" w:rsidDel="00D6330B">
          <w:rPr>
            <w:noProof/>
          </w:rPr>
          <w:drawing>
            <wp:inline distT="0" distB="0" distL="0" distR="0" wp14:anchorId="214A7DB7" wp14:editId="0C39C9C9">
              <wp:extent cx="3600000" cy="828000"/>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828000"/>
                      </a:xfrm>
                      <a:prstGeom prst="rect">
                        <a:avLst/>
                      </a:prstGeom>
                    </pic:spPr>
                  </pic:pic>
                </a:graphicData>
              </a:graphic>
            </wp:inline>
          </w:drawing>
        </w:r>
      </w:del>
    </w:p>
    <w:p w14:paraId="60988343" w14:textId="6741C418" w:rsidR="00CD1DD9" w:rsidRDefault="00D54AB6" w:rsidP="003611FF">
      <w:pPr>
        <w:rPr>
          <w:rFonts w:cs="Segoe UI Semilight"/>
        </w:rPr>
      </w:pPr>
      <w:r>
        <w:rPr>
          <w:rFonts w:cs="Segoe UI Semilight"/>
        </w:rPr>
        <w:t xml:space="preserve">Au lancement de l’application, elle va parcourir </w:t>
      </w:r>
      <w:r w:rsidR="00CD1DD9">
        <w:rPr>
          <w:rFonts w:cs="Segoe UI Semilight"/>
        </w:rPr>
        <w:t>tous les sous-dossiers présents</w:t>
      </w:r>
      <w:r>
        <w:rPr>
          <w:rFonts w:cs="Segoe UI Semilight"/>
        </w:rPr>
        <w:t xml:space="preserve"> dans le dossier </w:t>
      </w:r>
      <w:proofErr w:type="spellStart"/>
      <w:r w:rsidRPr="00CD1DD9">
        <w:rPr>
          <w:rFonts w:ascii="Segoe UI" w:hAnsi="Segoe UI" w:cs="Segoe UI"/>
        </w:rPr>
        <w:t>Templates</w:t>
      </w:r>
      <w:proofErr w:type="spellEnd"/>
      <w:r>
        <w:rPr>
          <w:rFonts w:cs="Segoe UI Semilight"/>
        </w:rPr>
        <w:t xml:space="preserve"> à la recherche des modèles principaux, les fichiers </w:t>
      </w:r>
      <w:r w:rsidRPr="00CD1DD9">
        <w:rPr>
          <w:rFonts w:ascii="Segoe UI" w:hAnsi="Segoe UI" w:cs="Segoe UI"/>
        </w:rPr>
        <w:t>Main.docx</w:t>
      </w:r>
      <w:r>
        <w:rPr>
          <w:rFonts w:cs="Segoe UI Semilight"/>
        </w:rPr>
        <w:t xml:space="preserve">. Elle </w:t>
      </w:r>
      <w:r w:rsidR="00CD1DD9">
        <w:rPr>
          <w:rFonts w:cs="Segoe UI Semilight"/>
        </w:rPr>
        <w:t xml:space="preserve">va lire les propriétés </w:t>
      </w:r>
      <w:r w:rsidR="00CD1DD9" w:rsidRPr="00CD1DD9">
        <w:rPr>
          <w:rFonts w:ascii="Segoe UI" w:hAnsi="Segoe UI" w:cs="Segoe UI"/>
        </w:rPr>
        <w:t>Titre</w:t>
      </w:r>
      <w:r w:rsidR="00CD1DD9">
        <w:rPr>
          <w:rFonts w:cs="Segoe UI Semilight"/>
        </w:rPr>
        <w:t xml:space="preserve">, </w:t>
      </w:r>
      <w:r w:rsidR="00CD1DD9" w:rsidRPr="00CD1DD9">
        <w:rPr>
          <w:rFonts w:ascii="Segoe UI" w:hAnsi="Segoe UI" w:cs="Segoe UI"/>
        </w:rPr>
        <w:t xml:space="preserve">Commentaire </w:t>
      </w:r>
      <w:r w:rsidR="00CD1DD9" w:rsidRPr="00CD1DD9">
        <w:rPr>
          <w:rFonts w:cs="Segoe UI Semilight"/>
        </w:rPr>
        <w:t xml:space="preserve">et </w:t>
      </w:r>
      <w:r w:rsidR="00CD1DD9" w:rsidRPr="00CD1DD9">
        <w:rPr>
          <w:rFonts w:ascii="Segoe UI" w:hAnsi="Segoe UI" w:cs="Segoe UI"/>
        </w:rPr>
        <w:t>Catégories</w:t>
      </w:r>
      <w:r w:rsidR="00CD1DD9">
        <w:rPr>
          <w:rFonts w:cs="Segoe UI Semilight"/>
        </w:rPr>
        <w:t xml:space="preserve"> de chacun des modèles principaux trouvé afin de composer la liste des modèles disponible, affichée lors de la première étape.</w:t>
      </w:r>
      <w:r w:rsidR="003611FF">
        <w:rPr>
          <w:rFonts w:cs="Segoe UI Semilight"/>
        </w:rPr>
        <w:t xml:space="preserve"> Voir les détails dans le chapitre </w:t>
      </w:r>
      <w:r w:rsidR="003611FF" w:rsidRPr="003611FF">
        <w:rPr>
          <w:rFonts w:ascii="Segoe UI" w:hAnsi="Segoe UI" w:cs="Segoe UI"/>
        </w:rPr>
        <w:t>Modèle principal</w:t>
      </w:r>
    </w:p>
    <w:p w14:paraId="2448F9FD" w14:textId="79B92B10" w:rsidR="009D5691" w:rsidRDefault="009D5691" w:rsidP="003C7681">
      <w:pPr>
        <w:pStyle w:val="Titre2"/>
        <w:rPr>
          <w:rFonts w:cs="Segoe UI"/>
        </w:rPr>
      </w:pPr>
      <w:bookmarkStart w:id="201" w:name="_Toc110521260"/>
      <w:r w:rsidRPr="00FF4B81">
        <w:rPr>
          <w:rFonts w:cs="Segoe UI"/>
        </w:rPr>
        <w:t>Dossier</w:t>
      </w:r>
      <w:bookmarkEnd w:id="201"/>
    </w:p>
    <w:p w14:paraId="044D506B" w14:textId="013D5A21" w:rsidR="001637ED" w:rsidRDefault="00C84167" w:rsidP="00C84167">
      <w:pPr>
        <w:rPr>
          <w:rFonts w:cs="Segoe UI Semilight"/>
        </w:rPr>
      </w:pPr>
      <w:r w:rsidRPr="00C84167">
        <w:rPr>
          <w:rFonts w:cs="Segoe UI Semilight"/>
        </w:rPr>
        <w:t xml:space="preserve">Le sous-dossier </w:t>
      </w:r>
      <w:proofErr w:type="spellStart"/>
      <w:r w:rsidR="00607C84">
        <w:rPr>
          <w:rFonts w:ascii="Segoe UI" w:hAnsi="Segoe UI" w:cs="Segoe UI"/>
        </w:rPr>
        <w:t>T</w:t>
      </w:r>
      <w:r w:rsidRPr="00C84167">
        <w:rPr>
          <w:rFonts w:ascii="Segoe UI" w:hAnsi="Segoe UI" w:cs="Segoe UI"/>
        </w:rPr>
        <w:t>emplates</w:t>
      </w:r>
      <w:proofErr w:type="spellEnd"/>
      <w:r w:rsidRPr="00C84167">
        <w:rPr>
          <w:rFonts w:cs="Segoe UI Semilight"/>
        </w:rPr>
        <w:t xml:space="preserve"> de l’application contient un sous-</w:t>
      </w:r>
      <w:r w:rsidR="00322C81">
        <w:rPr>
          <w:rFonts w:cs="Segoe UI Semilight"/>
        </w:rPr>
        <w:t>dossier</w:t>
      </w:r>
      <w:r w:rsidRPr="00C84167">
        <w:rPr>
          <w:rFonts w:cs="Segoe UI Semilight"/>
        </w:rPr>
        <w:t xml:space="preserve"> pour chacun des modèles de la liste de la première étape.</w:t>
      </w:r>
      <w:r w:rsidR="00322C81">
        <w:rPr>
          <w:rFonts w:cs="Segoe UI Semilight"/>
        </w:rPr>
        <w:br/>
      </w:r>
      <w:r w:rsidR="00322C81" w:rsidRPr="00322C81">
        <w:rPr>
          <w:rFonts w:cs="Segoe UI Semilight"/>
          <w:i/>
          <w:iCs/>
        </w:rPr>
        <w:t xml:space="preserve">Exemple de dossier </w:t>
      </w:r>
      <w:proofErr w:type="spellStart"/>
      <w:r w:rsidR="00322C81" w:rsidRPr="00322C81">
        <w:rPr>
          <w:rFonts w:ascii="Segoe UI" w:hAnsi="Segoe UI" w:cs="Segoe UI"/>
          <w:i/>
          <w:iCs/>
        </w:rPr>
        <w:t>Templates</w:t>
      </w:r>
      <w:proofErr w:type="spellEnd"/>
      <w:r w:rsidR="00322C81" w:rsidRPr="00322C81">
        <w:rPr>
          <w:rFonts w:cs="Segoe UI Semilight"/>
          <w:i/>
          <w:iCs/>
        </w:rPr>
        <w:t> :</w:t>
      </w:r>
      <w:r w:rsidR="001637ED" w:rsidRPr="00322C81">
        <w:rPr>
          <w:rFonts w:cs="Segoe UI Semilight"/>
          <w:i/>
          <w:iCs/>
        </w:rPr>
        <w:br/>
      </w:r>
      <w:ins w:id="202" w:author="Martin Kuhn" w:date="2022-08-04T08:58:00Z">
        <w:r w:rsidR="0030235C">
          <w:rPr>
            <w:noProof/>
          </w:rPr>
          <w:drawing>
            <wp:inline distT="0" distB="0" distL="0" distR="0" wp14:anchorId="6046383A" wp14:editId="13460019">
              <wp:extent cx="4320000" cy="3312000"/>
              <wp:effectExtent l="0" t="0" r="4445" b="317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37"/>
                      <a:stretch>
                        <a:fillRect/>
                      </a:stretch>
                    </pic:blipFill>
                    <pic:spPr>
                      <a:xfrm>
                        <a:off x="0" y="0"/>
                        <a:ext cx="4320000" cy="3312000"/>
                      </a:xfrm>
                      <a:prstGeom prst="rect">
                        <a:avLst/>
                      </a:prstGeom>
                    </pic:spPr>
                  </pic:pic>
                </a:graphicData>
              </a:graphic>
            </wp:inline>
          </w:drawing>
        </w:r>
      </w:ins>
      <w:del w:id="203" w:author="Martin Kuhn" w:date="2022-08-04T08:59:00Z">
        <w:r w:rsidR="001637ED" w:rsidDel="0030235C">
          <w:rPr>
            <w:noProof/>
          </w:rPr>
          <w:drawing>
            <wp:inline distT="0" distB="0" distL="0" distR="0" wp14:anchorId="4DE18C91" wp14:editId="29B75298">
              <wp:extent cx="3600000" cy="1915200"/>
              <wp:effectExtent l="0" t="0" r="635" b="889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38"/>
                      <a:stretch>
                        <a:fillRect/>
                      </a:stretch>
                    </pic:blipFill>
                    <pic:spPr>
                      <a:xfrm>
                        <a:off x="0" y="0"/>
                        <a:ext cx="3600000" cy="1915200"/>
                      </a:xfrm>
                      <a:prstGeom prst="rect">
                        <a:avLst/>
                      </a:prstGeom>
                    </pic:spPr>
                  </pic:pic>
                </a:graphicData>
              </a:graphic>
            </wp:inline>
          </w:drawing>
        </w:r>
      </w:del>
    </w:p>
    <w:p w14:paraId="0A3D6C47" w14:textId="5590CAB7" w:rsidR="00C84167" w:rsidRPr="00C84167" w:rsidRDefault="00C84167" w:rsidP="00C84167">
      <w:pPr>
        <w:rPr>
          <w:rFonts w:cs="Segoe UI Semilight"/>
        </w:rPr>
      </w:pPr>
      <w:r w:rsidRPr="00C84167">
        <w:rPr>
          <w:rFonts w:cs="Segoe UI Semilight"/>
        </w:rPr>
        <w:lastRenderedPageBreak/>
        <w:t>Le contenu de ces sous-</w:t>
      </w:r>
      <w:r w:rsidR="00322C81">
        <w:rPr>
          <w:rFonts w:cs="Segoe UI Semilight"/>
        </w:rPr>
        <w:t>dossiers</w:t>
      </w:r>
      <w:r w:rsidRPr="00C84167">
        <w:rPr>
          <w:rFonts w:cs="Segoe UI Semilight"/>
        </w:rPr>
        <w:t xml:space="preserve"> se compose de la façon suivante :</w:t>
      </w:r>
      <w:r w:rsidR="00322C81">
        <w:rPr>
          <w:rFonts w:cs="Segoe UI Semilight"/>
        </w:rPr>
        <w:br/>
      </w:r>
      <w:r w:rsidR="00322C81" w:rsidRPr="00322C81">
        <w:rPr>
          <w:rFonts w:cs="Segoe UI Semilight"/>
          <w:i/>
          <w:iCs/>
        </w:rPr>
        <w:t>Exemple de sous-dossier :</w:t>
      </w:r>
      <w:r w:rsidR="001C07A6" w:rsidRPr="00322C81">
        <w:rPr>
          <w:rFonts w:cs="Segoe UI Semilight"/>
          <w:i/>
          <w:iCs/>
        </w:rPr>
        <w:br/>
      </w:r>
      <w:ins w:id="204" w:author="Martin Kuhn" w:date="2022-08-04T09:01:00Z">
        <w:r w:rsidR="0030235C">
          <w:rPr>
            <w:noProof/>
          </w:rPr>
          <w:drawing>
            <wp:inline distT="0" distB="0" distL="0" distR="0" wp14:anchorId="1DC94F78" wp14:editId="39EFAB99">
              <wp:extent cx="4320000" cy="2699048"/>
              <wp:effectExtent l="0" t="0" r="4445" b="6350"/>
              <wp:docPr id="45" name="Image 45"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 capture d’écran, moniteur, noir&#10;&#10;Description générée automatiquement"/>
                      <pic:cNvPicPr/>
                    </pic:nvPicPr>
                    <pic:blipFill>
                      <a:blip r:embed="rId39"/>
                      <a:stretch>
                        <a:fillRect/>
                      </a:stretch>
                    </pic:blipFill>
                    <pic:spPr>
                      <a:xfrm>
                        <a:off x="0" y="0"/>
                        <a:ext cx="4320000" cy="2699048"/>
                      </a:xfrm>
                      <a:prstGeom prst="rect">
                        <a:avLst/>
                      </a:prstGeom>
                    </pic:spPr>
                  </pic:pic>
                </a:graphicData>
              </a:graphic>
            </wp:inline>
          </w:drawing>
        </w:r>
      </w:ins>
      <w:del w:id="205" w:author="Martin Kuhn" w:date="2022-08-04T09:01:00Z">
        <w:r w:rsidR="001C07A6" w:rsidDel="0030235C">
          <w:rPr>
            <w:noProof/>
          </w:rPr>
          <w:drawing>
            <wp:inline distT="0" distB="0" distL="0" distR="0" wp14:anchorId="6F9FCD40" wp14:editId="2EBDB44F">
              <wp:extent cx="3600000" cy="2052000"/>
              <wp:effectExtent l="0" t="0" r="635" b="5715"/>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40"/>
                      <a:stretch>
                        <a:fillRect/>
                      </a:stretch>
                    </pic:blipFill>
                    <pic:spPr>
                      <a:xfrm>
                        <a:off x="0" y="0"/>
                        <a:ext cx="3600000" cy="2052000"/>
                      </a:xfrm>
                      <a:prstGeom prst="rect">
                        <a:avLst/>
                      </a:prstGeom>
                    </pic:spPr>
                  </pic:pic>
                </a:graphicData>
              </a:graphic>
            </wp:inline>
          </w:drawing>
        </w:r>
      </w:del>
    </w:p>
    <w:p w14:paraId="716F87BA" w14:textId="5A49DD9F" w:rsidR="00C84167" w:rsidRPr="00C84167" w:rsidRDefault="00C84167" w:rsidP="001C07A6">
      <w:pPr>
        <w:numPr>
          <w:ilvl w:val="0"/>
          <w:numId w:val="3"/>
        </w:numPr>
        <w:ind w:left="426"/>
        <w:contextualSpacing/>
        <w:rPr>
          <w:rFonts w:cs="Segoe UI Semilight"/>
        </w:rPr>
      </w:pPr>
      <w:r w:rsidRPr="00C84167">
        <w:rPr>
          <w:rFonts w:cs="Segoe UI Semilight"/>
        </w:rPr>
        <w:t xml:space="preserve">Un document Word (au format docx) nommé obligatoirement </w:t>
      </w:r>
      <w:r w:rsidRPr="00C84167">
        <w:rPr>
          <w:rFonts w:ascii="Segoe UI" w:hAnsi="Segoe UI" w:cs="Segoe UI"/>
        </w:rPr>
        <w:t>Main.docx</w:t>
      </w:r>
      <w:r w:rsidRPr="00C84167">
        <w:rPr>
          <w:rFonts w:cs="Segoe UI Semilight"/>
        </w:rPr>
        <w:t xml:space="preserve"> qui est le modèle principal et est utilisé pour la création du document final.</w:t>
      </w:r>
    </w:p>
    <w:p w14:paraId="5EB6E3A7" w14:textId="22678ECE" w:rsidR="00C84167" w:rsidRPr="00C84167" w:rsidRDefault="00C84167" w:rsidP="001C07A6">
      <w:pPr>
        <w:numPr>
          <w:ilvl w:val="0"/>
          <w:numId w:val="3"/>
        </w:numPr>
        <w:ind w:left="426"/>
        <w:contextualSpacing/>
        <w:rPr>
          <w:rFonts w:cs="Segoe UI Semilight"/>
        </w:rPr>
      </w:pPr>
      <w:r w:rsidRPr="00C84167">
        <w:rPr>
          <w:rFonts w:cs="Segoe UI Semilight"/>
        </w:rPr>
        <w:t>Un fichier Word pour chacune des balises présentes dans le modèle principal.</w:t>
      </w:r>
      <w:r w:rsidRPr="00C84167">
        <w:rPr>
          <w:rFonts w:cs="Segoe UI Semilight"/>
        </w:rPr>
        <w:br/>
        <w:t>Ce sous-modèle contient la logique de sélection (filtres et tris) des données ainsi que les noms des champs qui représentent les données à intégrer dans le document final</w:t>
      </w:r>
      <w:r w:rsidR="002C43F8">
        <w:rPr>
          <w:rFonts w:cs="Segoe UI Semilight"/>
        </w:rPr>
        <w:t>. V</w:t>
      </w:r>
      <w:r w:rsidRPr="00C84167">
        <w:rPr>
          <w:rFonts w:cs="Segoe UI Semilight"/>
        </w:rPr>
        <w:t>oir</w:t>
      </w:r>
      <w:r w:rsidR="002C43F8">
        <w:rPr>
          <w:rFonts w:cs="Segoe UI Semilight"/>
        </w:rPr>
        <w:t xml:space="preserve"> la section </w:t>
      </w:r>
      <w:r w:rsidR="004F7A0A" w:rsidRPr="004F7A0A">
        <w:rPr>
          <w:rFonts w:cs="Segoe UI Semilight"/>
          <w:b/>
          <w:bCs/>
          <w:smallCaps/>
          <w:color w:val="4472C4" w:themeColor="accent1"/>
          <w:spacing w:val="5"/>
        </w:rPr>
        <w:fldChar w:fldCharType="begin"/>
      </w:r>
      <w:r w:rsidR="004F7A0A" w:rsidRPr="004F7A0A">
        <w:rPr>
          <w:rFonts w:cs="Segoe UI Semilight"/>
          <w:color w:val="4472C4" w:themeColor="accent1"/>
        </w:rPr>
        <w:instrText xml:space="preserve"> REF _Ref89012092 \h </w:instrText>
      </w:r>
      <w:r w:rsidR="004F7A0A" w:rsidRPr="004F7A0A">
        <w:rPr>
          <w:rFonts w:cs="Segoe UI Semilight"/>
          <w:b/>
          <w:bCs/>
          <w:smallCaps/>
          <w:color w:val="4472C4" w:themeColor="accent1"/>
          <w:spacing w:val="5"/>
        </w:rPr>
      </w:r>
      <w:r w:rsidR="004F7A0A" w:rsidRPr="004F7A0A">
        <w:rPr>
          <w:rFonts w:cs="Segoe UI Semilight"/>
          <w:b/>
          <w:bCs/>
          <w:smallCaps/>
          <w:color w:val="4472C4" w:themeColor="accent1"/>
          <w:spacing w:val="5"/>
        </w:rPr>
        <w:fldChar w:fldCharType="separate"/>
      </w:r>
      <w:r w:rsidR="00193C60" w:rsidRPr="00C61FF6">
        <w:t>Sous-modèle</w:t>
      </w:r>
      <w:r w:rsidR="004F7A0A" w:rsidRPr="004F7A0A">
        <w:rPr>
          <w:rFonts w:cs="Segoe UI Semilight"/>
          <w:b/>
          <w:bCs/>
          <w:smallCaps/>
          <w:color w:val="4472C4" w:themeColor="accent1"/>
          <w:spacing w:val="5"/>
        </w:rPr>
        <w:fldChar w:fldCharType="end"/>
      </w:r>
      <w:r w:rsidRPr="00C84167">
        <w:rPr>
          <w:rFonts w:cs="Segoe UI Semilight"/>
        </w:rPr>
        <w:t xml:space="preserve"> pour plus de détails.</w:t>
      </w:r>
    </w:p>
    <w:p w14:paraId="71A29F58" w14:textId="5B1B5A8F" w:rsidR="00C84167" w:rsidRPr="000A7E03" w:rsidRDefault="002259AC" w:rsidP="002E7E8E">
      <w:pPr>
        <w:spacing w:before="240"/>
        <w:ind w:left="1134" w:hanging="1134"/>
        <w:rPr>
          <w:rFonts w:cs="Segoe UI Semilight"/>
          <w:i/>
          <w:iCs/>
        </w:rPr>
      </w:pPr>
      <w:r>
        <w:rPr>
          <w:rFonts w:ascii="Segoe UI" w:hAnsi="Segoe UI" w:cs="Segoe UI"/>
          <w:i/>
          <w:iCs/>
        </w:rPr>
        <w:t>Important</w:t>
      </w:r>
      <w:r w:rsidRPr="00E77CE3">
        <w:rPr>
          <w:rFonts w:cs="Segoe UI Semilight"/>
        </w:rPr>
        <w:t> </w:t>
      </w:r>
      <w:r w:rsidR="00C84167" w:rsidRPr="00C84167">
        <w:rPr>
          <w:rFonts w:ascii="Segoe UI" w:hAnsi="Segoe UI" w:cs="Segoe UI"/>
          <w:i/>
          <w:iCs/>
        </w:rPr>
        <w:t xml:space="preserve">: </w:t>
      </w:r>
      <w:r w:rsidRPr="002259AC">
        <w:rPr>
          <w:rFonts w:cs="Segoe UI Semilight"/>
          <w:i/>
          <w:iCs/>
        </w:rPr>
        <w:t>S</w:t>
      </w:r>
      <w:r w:rsidR="00C84167" w:rsidRPr="00C84167">
        <w:rPr>
          <w:rFonts w:cs="Segoe UI Semilight"/>
          <w:i/>
          <w:iCs/>
        </w:rPr>
        <w:t xml:space="preserve">i le fichier Word d’une balise n’existe pas dans le </w:t>
      </w:r>
      <w:r w:rsidR="00322C81">
        <w:rPr>
          <w:rFonts w:cs="Segoe UI Semilight"/>
          <w:i/>
          <w:iCs/>
        </w:rPr>
        <w:t>dossier</w:t>
      </w:r>
      <w:r w:rsidR="00C84167" w:rsidRPr="00C84167">
        <w:rPr>
          <w:rFonts w:cs="Segoe UI Semilight"/>
          <w:i/>
          <w:iCs/>
        </w:rPr>
        <w:t xml:space="preserve">, celle-ci </w:t>
      </w:r>
      <w:r>
        <w:rPr>
          <w:rFonts w:cs="Segoe UI Semilight"/>
          <w:i/>
          <w:iCs/>
        </w:rPr>
        <w:t>est</w:t>
      </w:r>
      <w:r w:rsidR="00C84167" w:rsidRPr="00C84167">
        <w:rPr>
          <w:rFonts w:cs="Segoe UI Semilight"/>
          <w:i/>
          <w:iCs/>
        </w:rPr>
        <w:t xml:space="preserve"> ignorée lors de la création du document final et par conséquent elle </w:t>
      </w:r>
      <w:r w:rsidR="00757DBE">
        <w:rPr>
          <w:rFonts w:cs="Segoe UI Semilight"/>
          <w:i/>
          <w:iCs/>
        </w:rPr>
        <w:t>est</w:t>
      </w:r>
      <w:r w:rsidR="00C84167" w:rsidRPr="00C84167">
        <w:rPr>
          <w:rFonts w:cs="Segoe UI Semilight"/>
          <w:i/>
          <w:iCs/>
        </w:rPr>
        <w:t xml:space="preserve"> toujours présente dans celui-ci. Les fichiers Word présent dans le </w:t>
      </w:r>
      <w:r w:rsidR="00322C81">
        <w:rPr>
          <w:rFonts w:cs="Segoe UI Semilight"/>
          <w:i/>
          <w:iCs/>
        </w:rPr>
        <w:t>dossier</w:t>
      </w:r>
      <w:r w:rsidR="00C84167" w:rsidRPr="00C84167">
        <w:rPr>
          <w:rFonts w:cs="Segoe UI Semilight"/>
          <w:i/>
          <w:iCs/>
        </w:rPr>
        <w:t xml:space="preserve"> pour lesquels il n’existe aucune balise dans le modèle principal sont simplement ignorés.</w:t>
      </w:r>
    </w:p>
    <w:p w14:paraId="4B00BB3B" w14:textId="097F896A" w:rsidR="009D5691" w:rsidRDefault="009D5691" w:rsidP="00C61FF6">
      <w:pPr>
        <w:pStyle w:val="Titre2"/>
      </w:pPr>
      <w:bookmarkStart w:id="206" w:name="_Ref89006469"/>
      <w:bookmarkStart w:id="207" w:name="_Toc110521261"/>
      <w:r w:rsidRPr="00FF4B81">
        <w:t>Modèle principal</w:t>
      </w:r>
      <w:bookmarkEnd w:id="206"/>
      <w:bookmarkEnd w:id="207"/>
    </w:p>
    <w:p w14:paraId="7578BA09" w14:textId="3723197E" w:rsidR="00870BA4" w:rsidRPr="00870BA4" w:rsidRDefault="00870BA4" w:rsidP="00870BA4">
      <w:pPr>
        <w:rPr>
          <w:rFonts w:cs="Segoe UI Semilight"/>
        </w:rPr>
      </w:pPr>
      <w:r w:rsidRPr="00870BA4">
        <w:rPr>
          <w:rFonts w:cs="Segoe UI Semilight"/>
        </w:rPr>
        <w:t xml:space="preserve">Le modèle principal est le fichier Word nommé </w:t>
      </w:r>
      <w:r w:rsidRPr="00870BA4">
        <w:rPr>
          <w:rFonts w:ascii="Segoe UI" w:hAnsi="Segoe UI" w:cs="Segoe UI"/>
        </w:rPr>
        <w:t>Main.docx</w:t>
      </w:r>
      <w:r w:rsidRPr="00870BA4">
        <w:rPr>
          <w:rFonts w:cs="Segoe UI Semilight"/>
        </w:rPr>
        <w:t xml:space="preserve"> présent dans le </w:t>
      </w:r>
      <w:r>
        <w:rPr>
          <w:rFonts w:cs="Segoe UI Semilight"/>
        </w:rPr>
        <w:t>dossier</w:t>
      </w:r>
      <w:r w:rsidRPr="00870BA4">
        <w:rPr>
          <w:rFonts w:cs="Segoe UI Semilight"/>
        </w:rPr>
        <w:t>. Ce document Word est le modèle utilisé pour la création du document final. Seul les balises des sous</w:t>
      </w:r>
      <w:r w:rsidRPr="00870BA4">
        <w:rPr>
          <w:rFonts w:cs="Segoe UI Semilight"/>
        </w:rPr>
        <w:noBreakHyphen/>
        <w:t xml:space="preserve">modèles sont remplacées par le résultat du publipostage entre le fichier Word du sous-modèle nommé par la balise et le fichier Excel utilisé comme source de données. La mise en page (polices, styles, etc…) reste inchangée dans le document final créé par l’utilitaire </w:t>
      </w:r>
      <w:proofErr w:type="spellStart"/>
      <w:r w:rsidRPr="00870BA4">
        <w:rPr>
          <w:rFonts w:ascii="Segoe UI" w:hAnsi="Segoe UI" w:cs="Segoe UI"/>
        </w:rPr>
        <w:t>ListFlow</w:t>
      </w:r>
      <w:proofErr w:type="spellEnd"/>
      <w:r w:rsidRPr="00870BA4">
        <w:rPr>
          <w:rFonts w:cs="Segoe UI Semilight"/>
        </w:rPr>
        <w:t>.</w:t>
      </w:r>
    </w:p>
    <w:p w14:paraId="625C3A12" w14:textId="6560EBE4" w:rsidR="00722E7E" w:rsidRDefault="00D54AB6" w:rsidP="000A7E03">
      <w:pPr>
        <w:rPr>
          <w:rFonts w:cs="Segoe UI Semilight"/>
        </w:rPr>
      </w:pPr>
      <w:r w:rsidRPr="00D54AB6">
        <w:rPr>
          <w:rFonts w:cs="Segoe UI Semilight"/>
        </w:rPr>
        <w:t xml:space="preserve">Le paramétrage </w:t>
      </w:r>
      <w:r w:rsidR="00870BA4" w:rsidRPr="00D54AB6">
        <w:rPr>
          <w:rFonts w:cs="Segoe UI Semilight"/>
        </w:rPr>
        <w:t xml:space="preserve">du modèle principal s’effectue </w:t>
      </w:r>
      <w:r>
        <w:rPr>
          <w:rFonts w:cs="Segoe UI Semilight"/>
        </w:rPr>
        <w:t xml:space="preserve">en éditant les propriétés du fichier </w:t>
      </w:r>
      <w:r w:rsidRPr="000A7E03">
        <w:rPr>
          <w:rFonts w:ascii="Segoe UI" w:hAnsi="Segoe UI" w:cs="Segoe UI"/>
        </w:rPr>
        <w:t>Main.docx</w:t>
      </w:r>
      <w:r w:rsidR="000A7E03" w:rsidRPr="000A7E03">
        <w:rPr>
          <w:rFonts w:cs="Segoe UI Semilight"/>
        </w:rPr>
        <w:t xml:space="preserve"> </w:t>
      </w:r>
      <w:r w:rsidR="00722E7E">
        <w:rPr>
          <w:rFonts w:cs="Segoe UI Semilight"/>
        </w:rPr>
        <w:t xml:space="preserve">soit </w:t>
      </w:r>
      <w:r w:rsidR="000A7E03" w:rsidRPr="000A7E03">
        <w:rPr>
          <w:rFonts w:cs="Segoe UI Semilight"/>
        </w:rPr>
        <w:t xml:space="preserve">en </w:t>
      </w:r>
      <w:r w:rsidR="000A7E03">
        <w:rPr>
          <w:rFonts w:cs="Segoe UI Semilight"/>
        </w:rPr>
        <w:t xml:space="preserve">effectuant un clic droit de la souri sur le fichier et en sélectionnant l’onglet </w:t>
      </w:r>
      <w:r w:rsidR="000A7E03" w:rsidRPr="00722E7E">
        <w:rPr>
          <w:rFonts w:ascii="Segoe UI" w:hAnsi="Segoe UI" w:cs="Segoe UI"/>
        </w:rPr>
        <w:t>Détails</w:t>
      </w:r>
      <w:r w:rsidR="00722E7E">
        <w:rPr>
          <w:rFonts w:cs="Segoe UI Semilight"/>
        </w:rPr>
        <w:t xml:space="preserve">, soit en éditant le fichier dans Word et menu </w:t>
      </w:r>
      <w:r w:rsidR="00722E7E" w:rsidRPr="00722E7E">
        <w:rPr>
          <w:rFonts w:ascii="Segoe UI" w:hAnsi="Segoe UI" w:cs="Segoe UI"/>
        </w:rPr>
        <w:t>Fichier</w:t>
      </w:r>
      <w:r w:rsidR="00722E7E">
        <w:rPr>
          <w:rFonts w:cs="Segoe UI Semilight"/>
        </w:rPr>
        <w:t>-&gt;</w:t>
      </w:r>
      <w:r w:rsidR="00722E7E" w:rsidRPr="00722E7E">
        <w:rPr>
          <w:rFonts w:ascii="Segoe UI" w:hAnsi="Segoe UI" w:cs="Segoe UI"/>
        </w:rPr>
        <w:t>Propriétés</w:t>
      </w:r>
    </w:p>
    <w:p w14:paraId="0B500FA0" w14:textId="1E9446A9" w:rsidR="000A7E03" w:rsidRDefault="00722E7E" w:rsidP="000A7E03">
      <w:pPr>
        <w:rPr>
          <w:rFonts w:cs="Segoe UI Semilight"/>
        </w:rPr>
      </w:pPr>
      <w:r>
        <w:rPr>
          <w:noProof/>
        </w:rPr>
        <w:lastRenderedPageBreak/>
        <w:drawing>
          <wp:inline distT="0" distB="0" distL="0" distR="0" wp14:anchorId="5AB7E978" wp14:editId="73F9DB76">
            <wp:extent cx="5400000" cy="4298400"/>
            <wp:effectExtent l="0" t="0" r="0" b="698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41"/>
                    <a:stretch>
                      <a:fillRect/>
                    </a:stretch>
                  </pic:blipFill>
                  <pic:spPr>
                    <a:xfrm>
                      <a:off x="0" y="0"/>
                      <a:ext cx="5400000" cy="4298400"/>
                    </a:xfrm>
                    <a:prstGeom prst="rect">
                      <a:avLst/>
                    </a:prstGeom>
                  </pic:spPr>
                </pic:pic>
              </a:graphicData>
            </a:graphic>
          </wp:inline>
        </w:drawing>
      </w:r>
    </w:p>
    <w:p w14:paraId="1974191C" w14:textId="77777777" w:rsidR="000A7E03" w:rsidRPr="00CD1DD9" w:rsidRDefault="000A7E03" w:rsidP="000A7E03">
      <w:pPr>
        <w:numPr>
          <w:ilvl w:val="0"/>
          <w:numId w:val="9"/>
        </w:numPr>
        <w:autoSpaceDE w:val="0"/>
        <w:autoSpaceDN w:val="0"/>
        <w:adjustRightInd w:val="0"/>
        <w:spacing w:after="0" w:line="240" w:lineRule="auto"/>
        <w:ind w:left="426" w:hanging="426"/>
        <w:contextualSpacing/>
        <w:rPr>
          <w:rFonts w:cs="Segoe UI Semilight"/>
        </w:rPr>
      </w:pPr>
      <w:r w:rsidRPr="00CD1DD9">
        <w:rPr>
          <w:rFonts w:cs="Segoe UI Semilight"/>
        </w:rPr>
        <w:t>Titre</w:t>
      </w:r>
    </w:p>
    <w:p w14:paraId="15F4128D" w14:textId="77777777" w:rsidR="000A7E03" w:rsidRPr="00CD1DD9" w:rsidRDefault="000A7E03" w:rsidP="000A7E03">
      <w:pPr>
        <w:numPr>
          <w:ilvl w:val="0"/>
          <w:numId w:val="10"/>
        </w:numPr>
        <w:autoSpaceDE w:val="0"/>
        <w:autoSpaceDN w:val="0"/>
        <w:adjustRightInd w:val="0"/>
        <w:spacing w:after="0" w:line="240" w:lineRule="auto"/>
        <w:ind w:left="426" w:hanging="426"/>
        <w:contextualSpacing/>
        <w:rPr>
          <w:rFonts w:cs="Segoe UI Semilight"/>
          <w:sz w:val="17"/>
          <w:szCs w:val="17"/>
        </w:rPr>
      </w:pPr>
      <w:r w:rsidRPr="00CD1DD9">
        <w:rPr>
          <w:rFonts w:cs="Segoe UI Semilight"/>
        </w:rPr>
        <w:t>Description détaillée</w:t>
      </w:r>
    </w:p>
    <w:p w14:paraId="4F787AB9" w14:textId="77777777" w:rsidR="000A7E03" w:rsidRPr="00CD1DD9" w:rsidRDefault="000A7E03" w:rsidP="000A7E03">
      <w:pPr>
        <w:numPr>
          <w:ilvl w:val="0"/>
          <w:numId w:val="11"/>
        </w:numPr>
        <w:autoSpaceDE w:val="0"/>
        <w:autoSpaceDN w:val="0"/>
        <w:adjustRightInd w:val="0"/>
        <w:spacing w:after="0" w:line="240" w:lineRule="auto"/>
        <w:ind w:left="426" w:hanging="426"/>
        <w:contextualSpacing/>
        <w:rPr>
          <w:rFonts w:cs="Segoe UI Semilight"/>
          <w:sz w:val="17"/>
          <w:szCs w:val="17"/>
        </w:rPr>
      </w:pPr>
      <w:r w:rsidRPr="00CD1DD9">
        <w:rPr>
          <w:rFonts w:cs="Segoe UI Semilight"/>
        </w:rPr>
        <w:t xml:space="preserve">Défini le comportement des champs </w:t>
      </w:r>
      <w:r w:rsidRPr="00CD1DD9">
        <w:rPr>
          <w:rFonts w:ascii="Segoe UI" w:hAnsi="Segoe UI" w:cs="Segoe UI"/>
        </w:rPr>
        <w:t xml:space="preserve">Event </w:t>
      </w:r>
      <w:proofErr w:type="spellStart"/>
      <w:r w:rsidRPr="00CD1DD9">
        <w:rPr>
          <w:rFonts w:ascii="Segoe UI" w:hAnsi="Segoe UI" w:cs="Segoe UI"/>
        </w:rPr>
        <w:t>details</w:t>
      </w:r>
      <w:proofErr w:type="spellEnd"/>
    </w:p>
    <w:p w14:paraId="5C08DA54" w14:textId="77777777" w:rsidR="000A7E03" w:rsidRPr="00CD1DD9" w:rsidRDefault="000A7E03" w:rsidP="000A7E03">
      <w:pPr>
        <w:numPr>
          <w:ilvl w:val="1"/>
          <w:numId w:val="11"/>
        </w:numPr>
        <w:autoSpaceDE w:val="0"/>
        <w:autoSpaceDN w:val="0"/>
        <w:adjustRightInd w:val="0"/>
        <w:spacing w:after="0" w:line="240" w:lineRule="auto"/>
        <w:ind w:left="709" w:hanging="283"/>
        <w:contextualSpacing/>
        <w:rPr>
          <w:rFonts w:cs="Segoe UI Semilight"/>
        </w:rPr>
      </w:pPr>
      <w:proofErr w:type="spellStart"/>
      <w:r w:rsidRPr="00CD1DD9">
        <w:rPr>
          <w:rFonts w:ascii="Segoe UI" w:hAnsi="Segoe UI" w:cs="Segoe UI"/>
        </w:rPr>
        <w:t>Mandatory</w:t>
      </w:r>
      <w:proofErr w:type="spellEnd"/>
      <w:r w:rsidRPr="00CD1DD9">
        <w:rPr>
          <w:rFonts w:cs="Segoe UI Semilight"/>
        </w:rPr>
        <w:t> : la saisie de l’information est obligatoire</w:t>
      </w:r>
    </w:p>
    <w:p w14:paraId="5AACC186" w14:textId="77777777" w:rsidR="000A7E03" w:rsidRPr="00CD1DD9" w:rsidRDefault="000A7E03" w:rsidP="000A7E03">
      <w:pPr>
        <w:numPr>
          <w:ilvl w:val="1"/>
          <w:numId w:val="11"/>
        </w:numPr>
        <w:autoSpaceDE w:val="0"/>
        <w:autoSpaceDN w:val="0"/>
        <w:adjustRightInd w:val="0"/>
        <w:spacing w:after="0" w:line="240" w:lineRule="auto"/>
        <w:ind w:left="709" w:hanging="283"/>
        <w:contextualSpacing/>
        <w:rPr>
          <w:rFonts w:cs="Segoe UI Semilight"/>
        </w:rPr>
      </w:pPr>
      <w:proofErr w:type="spellStart"/>
      <w:r w:rsidRPr="00CD1DD9">
        <w:rPr>
          <w:rFonts w:ascii="Segoe UI" w:hAnsi="Segoe UI" w:cs="Segoe UI"/>
        </w:rPr>
        <w:t>Optional</w:t>
      </w:r>
      <w:proofErr w:type="spellEnd"/>
      <w:r w:rsidRPr="00CD1DD9">
        <w:rPr>
          <w:rFonts w:cs="Segoe UI Semilight"/>
        </w:rPr>
        <w:t xml:space="preserve"> ou [vide] : la saisie de l’information est optionnelle</w:t>
      </w:r>
    </w:p>
    <w:p w14:paraId="308918EF" w14:textId="77777777" w:rsidR="000A7E03" w:rsidRPr="00CD1DD9" w:rsidRDefault="000A7E03" w:rsidP="000A7E03">
      <w:pPr>
        <w:numPr>
          <w:ilvl w:val="1"/>
          <w:numId w:val="11"/>
        </w:numPr>
        <w:autoSpaceDE w:val="0"/>
        <w:autoSpaceDN w:val="0"/>
        <w:adjustRightInd w:val="0"/>
        <w:spacing w:after="0" w:line="240" w:lineRule="auto"/>
        <w:ind w:left="709" w:hanging="283"/>
        <w:contextualSpacing/>
        <w:rPr>
          <w:rFonts w:cs="Segoe UI Semilight"/>
        </w:rPr>
      </w:pPr>
      <w:proofErr w:type="spellStart"/>
      <w:r w:rsidRPr="00CD1DD9">
        <w:rPr>
          <w:rFonts w:ascii="Segoe UI" w:hAnsi="Segoe UI" w:cs="Segoe UI"/>
        </w:rPr>
        <w:t>Hidden</w:t>
      </w:r>
      <w:proofErr w:type="spellEnd"/>
      <w:r w:rsidRPr="00CD1DD9">
        <w:rPr>
          <w:rFonts w:cs="Segoe UI Semilight"/>
        </w:rPr>
        <w:t> : les champs sont masqués</w:t>
      </w:r>
    </w:p>
    <w:p w14:paraId="029C58D7" w14:textId="40BD2A0F" w:rsidR="00E6198A" w:rsidRPr="00E6198A" w:rsidRDefault="00E6198A" w:rsidP="00E6198A">
      <w:pPr>
        <w:spacing w:before="160"/>
        <w:rPr>
          <w:rFonts w:cs="Segoe UI Semilight"/>
          <w:i/>
          <w:iCs/>
        </w:rPr>
      </w:pPr>
      <w:r w:rsidRPr="00E6198A">
        <w:rPr>
          <w:rFonts w:ascii="Segoe UI" w:hAnsi="Segoe UI" w:cs="Segoe UI"/>
          <w:i/>
          <w:iCs/>
        </w:rPr>
        <w:t>Important</w:t>
      </w:r>
      <w:r w:rsidRPr="00E77CE3">
        <w:rPr>
          <w:rFonts w:cs="Segoe UI Semilight"/>
          <w:i/>
          <w:iCs/>
        </w:rPr>
        <w:t> </w:t>
      </w:r>
      <w:r w:rsidRPr="00E6198A">
        <w:rPr>
          <w:rFonts w:cs="Segoe UI Semilight"/>
          <w:i/>
          <w:iCs/>
        </w:rPr>
        <w:t>: L’application doit être relancée pour que les modifications soient appliquées.</w:t>
      </w:r>
    </w:p>
    <w:p w14:paraId="7CC75702" w14:textId="40876DFF" w:rsidR="00870BA4" w:rsidRDefault="00E6198A" w:rsidP="00870BA4">
      <w:pPr>
        <w:rPr>
          <w:rFonts w:cs="Segoe UI Semilight"/>
        </w:rPr>
      </w:pPr>
      <w:r>
        <w:rPr>
          <w:rFonts w:cs="Segoe UI Semilight"/>
        </w:rPr>
        <w:t>Il est également possible d’éditer ces paramètres</w:t>
      </w:r>
      <w:r w:rsidR="00AF7085">
        <w:rPr>
          <w:rFonts w:cs="Segoe UI Semilight"/>
        </w:rPr>
        <w:t xml:space="preserve"> et d’autres options</w:t>
      </w:r>
      <w:r>
        <w:rPr>
          <w:rFonts w:cs="Segoe UI Semilight"/>
        </w:rPr>
        <w:t xml:space="preserve"> au travers de l’application (voir </w:t>
      </w:r>
      <w:r w:rsidR="002E24BB">
        <w:rPr>
          <w:rFonts w:cs="Segoe UI Semilight"/>
        </w:rPr>
        <w:t xml:space="preserve">le chapitre </w:t>
      </w:r>
      <w:r w:rsidR="00564046" w:rsidRPr="00564046">
        <w:rPr>
          <w:color w:val="4472C4" w:themeColor="accent1"/>
        </w:rPr>
        <w:fldChar w:fldCharType="begin"/>
      </w:r>
      <w:r w:rsidR="00564046" w:rsidRPr="00564046">
        <w:rPr>
          <w:color w:val="4472C4" w:themeColor="accent1"/>
        </w:rPr>
        <w:instrText xml:space="preserve"> REF _Ref89010951 \h </w:instrText>
      </w:r>
      <w:r w:rsidR="00564046">
        <w:rPr>
          <w:color w:val="4472C4" w:themeColor="accent1"/>
        </w:rPr>
        <w:instrText xml:space="preserve"> \* MERGEFORMAT </w:instrText>
      </w:r>
      <w:r w:rsidR="00564046" w:rsidRPr="00564046">
        <w:rPr>
          <w:color w:val="4472C4" w:themeColor="accent1"/>
        </w:rPr>
      </w:r>
      <w:r w:rsidR="00564046" w:rsidRPr="00564046">
        <w:rPr>
          <w:color w:val="4472C4" w:themeColor="accent1"/>
        </w:rPr>
        <w:fldChar w:fldCharType="separate"/>
      </w:r>
      <w:r w:rsidR="00193C60" w:rsidRPr="00193C60">
        <w:rPr>
          <w:color w:val="4472C4" w:themeColor="accent1"/>
        </w:rPr>
        <w:t>Edition des paramètres d</w:t>
      </w:r>
      <w:del w:id="208" w:author="Martin Kuhn" w:date="2022-08-04T10:53:00Z">
        <w:r w:rsidR="00193C60" w:rsidRPr="00193C60" w:rsidDel="00BC2F61">
          <w:rPr>
            <w:color w:val="4472C4" w:themeColor="accent1"/>
          </w:rPr>
          <w:delText>’</w:delText>
        </w:r>
      </w:del>
      <w:r w:rsidR="00193C60" w:rsidRPr="00193C60">
        <w:rPr>
          <w:color w:val="4472C4" w:themeColor="accent1"/>
        </w:rPr>
        <w:t>u</w:t>
      </w:r>
      <w:del w:id="209" w:author="Martin Kuhn" w:date="2022-08-04T10:53:00Z">
        <w:r w:rsidR="00193C60" w:rsidRPr="00193C60" w:rsidDel="00BC2F61">
          <w:rPr>
            <w:color w:val="4472C4" w:themeColor="accent1"/>
          </w:rPr>
          <w:delText>n</w:delText>
        </w:r>
      </w:del>
      <w:r w:rsidR="00193C60" w:rsidRPr="00193C60">
        <w:rPr>
          <w:color w:val="4472C4" w:themeColor="accent1"/>
        </w:rPr>
        <w:t xml:space="preserve"> modèle depuis l’application</w:t>
      </w:r>
      <w:r w:rsidR="00564046" w:rsidRPr="00564046">
        <w:rPr>
          <w:color w:val="4472C4" w:themeColor="accent1"/>
        </w:rPr>
        <w:fldChar w:fldCharType="end"/>
      </w:r>
      <w:r>
        <w:rPr>
          <w:rFonts w:cs="Segoe UI Semilight"/>
        </w:rPr>
        <w:t>).</w:t>
      </w:r>
    </w:p>
    <w:p w14:paraId="0CC270D3" w14:textId="1A33D968" w:rsidR="0006443B" w:rsidRDefault="0006443B" w:rsidP="00870BA4">
      <w:pPr>
        <w:rPr>
          <w:rFonts w:cs="Segoe UI Semilight"/>
        </w:rPr>
      </w:pPr>
      <w:r>
        <w:rPr>
          <w:rFonts w:cs="Segoe UI Semilight"/>
        </w:rPr>
        <w:t xml:space="preserve">Le modèle principal </w:t>
      </w:r>
      <w:r w:rsidRPr="00C84167">
        <w:rPr>
          <w:rFonts w:cs="Segoe UI Semilight"/>
        </w:rPr>
        <w:t>contient les liens, sous formes de balise, vers les sous-modèles qui représentes les différentes catégories de participants</w:t>
      </w:r>
      <w:r w:rsidR="005E34BB">
        <w:rPr>
          <w:rFonts w:cs="Segoe UI Semilight"/>
        </w:rPr>
        <w:t xml:space="preserve"> (sélection/filtre/tri des données)</w:t>
      </w:r>
      <w:r w:rsidRPr="00C84167">
        <w:rPr>
          <w:rFonts w:cs="Segoe UI Semilight"/>
        </w:rPr>
        <w:t>. Les balises sont les noms des fichiers Word utilisés pour le publipostage précédé et suivi du caractère #</w:t>
      </w:r>
      <w:r>
        <w:rPr>
          <w:rFonts w:cs="Segoe UI Semilight"/>
        </w:rPr>
        <w:t xml:space="preserve"> par exemple </w:t>
      </w:r>
      <w:r w:rsidRPr="00EE5AE1">
        <w:rPr>
          <w:rFonts w:ascii="Segoe UI" w:hAnsi="Segoe UI" w:cs="Segoe UI"/>
          <w:i/>
          <w:iCs/>
        </w:rPr>
        <w:t>#Gove</w:t>
      </w:r>
      <w:r>
        <w:rPr>
          <w:rFonts w:ascii="Segoe UI" w:hAnsi="Segoe UI" w:cs="Segoe UI"/>
          <w:i/>
          <w:iCs/>
        </w:rPr>
        <w:t>rn</w:t>
      </w:r>
      <w:r w:rsidRPr="00EE5AE1">
        <w:rPr>
          <w:rFonts w:ascii="Segoe UI" w:hAnsi="Segoe UI" w:cs="Segoe UI"/>
          <w:i/>
          <w:iCs/>
        </w:rPr>
        <w:t>ment.docx#</w:t>
      </w:r>
      <w:r w:rsidRPr="00C84167">
        <w:rPr>
          <w:rFonts w:cs="Segoe UI Semilight"/>
        </w:rPr>
        <w:br/>
        <w:t>Le publipostage résultant du sous-modèle et de la source de données Excel sera copié à l’emplacement de la balise et par conséquent la remplacera.</w:t>
      </w:r>
    </w:p>
    <w:p w14:paraId="5EC81312" w14:textId="77777777" w:rsidR="005E34BB" w:rsidRPr="00C84167" w:rsidRDefault="005E34BB" w:rsidP="005E34BB">
      <w:pPr>
        <w:ind w:left="66"/>
        <w:contextualSpacing/>
        <w:rPr>
          <w:rFonts w:cs="Segoe UI Semilight"/>
        </w:rPr>
      </w:pPr>
      <w:r w:rsidRPr="005E34BB">
        <w:rPr>
          <w:rStyle w:val="Accentuationlgre"/>
        </w:rPr>
        <w:lastRenderedPageBreak/>
        <w:t>Exemple de fichier Main.docx</w:t>
      </w:r>
      <w:r w:rsidRPr="005E34BB">
        <w:t> :</w:t>
      </w:r>
      <w:r w:rsidRPr="005E34BB">
        <w:br/>
      </w:r>
      <w:r w:rsidRPr="00757DBE">
        <w:rPr>
          <w:noProof/>
        </w:rPr>
        <w:drawing>
          <wp:inline distT="0" distB="0" distL="0" distR="0" wp14:anchorId="3C909279" wp14:editId="11500C3E">
            <wp:extent cx="4319702" cy="2658631"/>
            <wp:effectExtent l="0" t="0" r="5080" b="889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42"/>
                    <a:srcRect b="50498"/>
                    <a:stretch/>
                  </pic:blipFill>
                  <pic:spPr bwMode="auto">
                    <a:xfrm>
                      <a:off x="0" y="0"/>
                      <a:ext cx="4320000" cy="2658814"/>
                    </a:xfrm>
                    <a:prstGeom prst="rect">
                      <a:avLst/>
                    </a:prstGeom>
                    <a:ln>
                      <a:noFill/>
                    </a:ln>
                    <a:extLst>
                      <a:ext uri="{53640926-AAD7-44D8-BBD7-CCE9431645EC}">
                        <a14:shadowObscured xmlns:a14="http://schemas.microsoft.com/office/drawing/2010/main"/>
                      </a:ext>
                    </a:extLst>
                  </pic:spPr>
                </pic:pic>
              </a:graphicData>
            </a:graphic>
          </wp:inline>
        </w:drawing>
      </w:r>
    </w:p>
    <w:p w14:paraId="74BC7080" w14:textId="77777777" w:rsidR="00820730" w:rsidRDefault="00820730">
      <w:pPr>
        <w:rPr>
          <w:rFonts w:ascii="Segoe UI" w:eastAsiaTheme="majorEastAsia" w:hAnsi="Segoe UI" w:cstheme="majorBidi"/>
          <w:color w:val="4472C4" w:themeColor="accent1"/>
          <w:sz w:val="28"/>
          <w:szCs w:val="26"/>
        </w:rPr>
      </w:pPr>
      <w:bookmarkStart w:id="210" w:name="_Ref89010908"/>
      <w:bookmarkStart w:id="211" w:name="_Ref89005505"/>
      <w:r>
        <w:br w:type="page"/>
      </w:r>
    </w:p>
    <w:p w14:paraId="3D6E07FB" w14:textId="7D8F1242" w:rsidR="00B67268" w:rsidRDefault="00B67268" w:rsidP="00B67268">
      <w:pPr>
        <w:pStyle w:val="Titre2"/>
      </w:pPr>
      <w:bookmarkStart w:id="212" w:name="_Toc110521262"/>
      <w:r>
        <w:lastRenderedPageBreak/>
        <w:t xml:space="preserve">Champs Event </w:t>
      </w:r>
      <w:proofErr w:type="spellStart"/>
      <w:r>
        <w:t>details</w:t>
      </w:r>
      <w:bookmarkEnd w:id="210"/>
      <w:bookmarkEnd w:id="212"/>
      <w:proofErr w:type="spellEnd"/>
    </w:p>
    <w:p w14:paraId="4134F583" w14:textId="77777777" w:rsidR="00B67268" w:rsidRPr="005B439E" w:rsidRDefault="00B67268" w:rsidP="00B67268">
      <w:r w:rsidRPr="005B439E">
        <w:t>Les trois informations concernant l’évènement (titre, date et emplacement) disponible lors de la première étape peuvent être intégré en tant que champ de formulaire texte dans le modèle principal.</w:t>
      </w:r>
    </w:p>
    <w:p w14:paraId="27BB6773" w14:textId="77777777" w:rsidR="00B67268" w:rsidRPr="005B439E" w:rsidRDefault="00B67268" w:rsidP="00B67268">
      <w:pPr>
        <w:rPr>
          <w:rFonts w:asciiTheme="minorHAnsi" w:hAnsiTheme="minorHAnsi"/>
        </w:rPr>
      </w:pPr>
      <w:r w:rsidRPr="005B439E">
        <w:rPr>
          <w:rFonts w:asciiTheme="minorHAnsi" w:hAnsiTheme="minorHAnsi"/>
          <w:noProof/>
        </w:rPr>
        <w:drawing>
          <wp:inline distT="0" distB="0" distL="0" distR="0" wp14:anchorId="5CFC7485" wp14:editId="5C0F0315">
            <wp:extent cx="4320000" cy="2026800"/>
            <wp:effectExtent l="0" t="0" r="4445"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2026800"/>
                    </a:xfrm>
                    <a:prstGeom prst="rect">
                      <a:avLst/>
                    </a:prstGeom>
                  </pic:spPr>
                </pic:pic>
              </a:graphicData>
            </a:graphic>
          </wp:inline>
        </w:drawing>
      </w:r>
    </w:p>
    <w:p w14:paraId="5B7C7DD8" w14:textId="77777777" w:rsidR="00B67268" w:rsidRPr="005B439E" w:rsidRDefault="00B67268" w:rsidP="00B67268">
      <w:r w:rsidRPr="005B439E">
        <w:t xml:space="preserve">Pour ajouter ces champs de formulaire texte dans votre modèle principal vous devez activer le ruban </w:t>
      </w:r>
      <w:r w:rsidRPr="005B439E">
        <w:rPr>
          <w:rStyle w:val="Accentuationlgre"/>
        </w:rPr>
        <w:t>Développeur</w:t>
      </w:r>
      <w:r w:rsidRPr="005B439E">
        <w:t xml:space="preserve"> dans les options </w:t>
      </w:r>
      <w:r w:rsidRPr="005B439E">
        <w:rPr>
          <w:rStyle w:val="Accentuationlgre"/>
        </w:rPr>
        <w:t>Personnaliser le ruban</w:t>
      </w:r>
      <w:r w:rsidRPr="005B439E">
        <w:t xml:space="preserve"> dans les </w:t>
      </w:r>
      <w:r w:rsidRPr="005B439E">
        <w:rPr>
          <w:rStyle w:val="Accentuationlgre"/>
        </w:rPr>
        <w:t>options</w:t>
      </w:r>
      <w:r w:rsidRPr="005B439E">
        <w:t xml:space="preserve"> de Word.</w:t>
      </w:r>
    </w:p>
    <w:p w14:paraId="51F4A3DB" w14:textId="77777777" w:rsidR="00B67268" w:rsidRPr="005B439E" w:rsidRDefault="00B67268" w:rsidP="00B67268">
      <w:pPr>
        <w:rPr>
          <w:rFonts w:asciiTheme="minorHAnsi" w:hAnsiTheme="minorHAnsi"/>
        </w:rPr>
      </w:pPr>
      <w:r w:rsidRPr="005B439E">
        <w:t>Activer le ruban Développeur :</w:t>
      </w:r>
      <w:r>
        <w:br/>
      </w:r>
      <w:r w:rsidRPr="005B439E">
        <w:rPr>
          <w:rFonts w:asciiTheme="minorHAnsi" w:hAnsiTheme="minorHAnsi"/>
          <w:noProof/>
        </w:rPr>
        <w:drawing>
          <wp:inline distT="0" distB="0" distL="0" distR="0" wp14:anchorId="46F624A1" wp14:editId="6BE812D2">
            <wp:extent cx="4320000" cy="3524400"/>
            <wp:effectExtent l="0" t="0" r="4445"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524400"/>
                    </a:xfrm>
                    <a:prstGeom prst="rect">
                      <a:avLst/>
                    </a:prstGeom>
                  </pic:spPr>
                </pic:pic>
              </a:graphicData>
            </a:graphic>
          </wp:inline>
        </w:drawing>
      </w:r>
    </w:p>
    <w:p w14:paraId="313EE0FA" w14:textId="77777777" w:rsidR="00B67268" w:rsidRPr="005B439E" w:rsidRDefault="00B67268" w:rsidP="00B67268">
      <w:pPr>
        <w:rPr>
          <w:rFonts w:asciiTheme="minorHAnsi" w:hAnsiTheme="minorHAnsi"/>
        </w:rPr>
      </w:pPr>
      <w:r w:rsidRPr="005B439E">
        <w:lastRenderedPageBreak/>
        <w:t>Insérer un champ de formulaire texte à l’emplacement du curseur :</w:t>
      </w:r>
      <w:r>
        <w:br/>
      </w:r>
      <w:r w:rsidRPr="005B439E">
        <w:rPr>
          <w:rFonts w:asciiTheme="minorHAnsi" w:hAnsiTheme="minorHAnsi"/>
          <w:noProof/>
        </w:rPr>
        <w:drawing>
          <wp:inline distT="0" distB="0" distL="0" distR="0" wp14:anchorId="4126F66E" wp14:editId="0EC8A26C">
            <wp:extent cx="3240000" cy="21492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2149200"/>
                    </a:xfrm>
                    <a:prstGeom prst="rect">
                      <a:avLst/>
                    </a:prstGeom>
                  </pic:spPr>
                </pic:pic>
              </a:graphicData>
            </a:graphic>
          </wp:inline>
        </w:drawing>
      </w:r>
    </w:p>
    <w:p w14:paraId="5449972F" w14:textId="77777777" w:rsidR="00B67268" w:rsidRPr="005B439E" w:rsidRDefault="00B67268" w:rsidP="00B67268">
      <w:pPr>
        <w:numPr>
          <w:ilvl w:val="0"/>
          <w:numId w:val="9"/>
        </w:numPr>
        <w:autoSpaceDE w:val="0"/>
        <w:autoSpaceDN w:val="0"/>
        <w:adjustRightInd w:val="0"/>
        <w:spacing w:after="0" w:line="240" w:lineRule="auto"/>
        <w:ind w:left="426" w:hanging="426"/>
        <w:contextualSpacing/>
        <w:rPr>
          <w:rFonts w:cs="Segoe UI Semilight"/>
        </w:rPr>
      </w:pPr>
      <w:r w:rsidRPr="005B439E">
        <w:rPr>
          <w:rFonts w:cs="Segoe UI Semilight"/>
        </w:rPr>
        <w:t>Activez le ruban Développeur</w:t>
      </w:r>
    </w:p>
    <w:p w14:paraId="2639C10A" w14:textId="77777777" w:rsidR="00B67268" w:rsidRPr="005B439E" w:rsidRDefault="00B67268" w:rsidP="00B67268">
      <w:pPr>
        <w:numPr>
          <w:ilvl w:val="0"/>
          <w:numId w:val="10"/>
        </w:numPr>
        <w:autoSpaceDE w:val="0"/>
        <w:autoSpaceDN w:val="0"/>
        <w:adjustRightInd w:val="0"/>
        <w:spacing w:after="0" w:line="240" w:lineRule="auto"/>
        <w:ind w:left="426" w:hanging="426"/>
        <w:contextualSpacing/>
        <w:rPr>
          <w:rFonts w:cs="Segoe UI Semilight"/>
          <w:sz w:val="17"/>
          <w:szCs w:val="17"/>
        </w:rPr>
      </w:pPr>
      <w:r w:rsidRPr="005B439E">
        <w:rPr>
          <w:rFonts w:cs="Segoe UI Semilight"/>
        </w:rPr>
        <w:t>Cliquez sur le bouton Outils hérités dans la catégorie Contrôles</w:t>
      </w:r>
    </w:p>
    <w:p w14:paraId="10AF63BE" w14:textId="77777777" w:rsidR="00B67268" w:rsidRPr="005B439E" w:rsidRDefault="00B67268" w:rsidP="00B67268">
      <w:pPr>
        <w:numPr>
          <w:ilvl w:val="0"/>
          <w:numId w:val="11"/>
        </w:numPr>
        <w:autoSpaceDE w:val="0"/>
        <w:autoSpaceDN w:val="0"/>
        <w:adjustRightInd w:val="0"/>
        <w:spacing w:after="0" w:line="240" w:lineRule="auto"/>
        <w:ind w:left="426" w:hanging="426"/>
        <w:contextualSpacing/>
        <w:rPr>
          <w:rFonts w:cs="Segoe UI Semilight"/>
        </w:rPr>
      </w:pPr>
      <w:r w:rsidRPr="005B439E">
        <w:rPr>
          <w:rFonts w:cs="Segoe UI Semilight"/>
        </w:rPr>
        <w:t>Cliquez sur le bouton Zone d’édition (Contrôle de formulaire)</w:t>
      </w:r>
    </w:p>
    <w:p w14:paraId="339231F6" w14:textId="77777777" w:rsidR="00B67268" w:rsidRPr="005B439E" w:rsidRDefault="00B67268" w:rsidP="00B67268">
      <w:pPr>
        <w:autoSpaceDE w:val="0"/>
        <w:autoSpaceDN w:val="0"/>
        <w:adjustRightInd w:val="0"/>
        <w:spacing w:after="0" w:line="240" w:lineRule="auto"/>
        <w:rPr>
          <w:rFonts w:asciiTheme="minorHAnsi" w:hAnsiTheme="minorHAnsi"/>
        </w:rPr>
      </w:pPr>
      <w:r w:rsidRPr="005B439E">
        <w:rPr>
          <w:rFonts w:asciiTheme="minorHAnsi" w:hAnsiTheme="minorHAnsi"/>
          <w:noProof/>
        </w:rPr>
        <w:drawing>
          <wp:inline distT="0" distB="0" distL="0" distR="0" wp14:anchorId="420BAF26" wp14:editId="554B1B32">
            <wp:extent cx="2520000" cy="142200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595" t="14831"/>
                    <a:stretch/>
                  </pic:blipFill>
                  <pic:spPr bwMode="auto">
                    <a:xfrm>
                      <a:off x="0" y="0"/>
                      <a:ext cx="2520000" cy="1422000"/>
                    </a:xfrm>
                    <a:prstGeom prst="rect">
                      <a:avLst/>
                    </a:prstGeom>
                    <a:ln>
                      <a:noFill/>
                    </a:ln>
                    <a:extLst>
                      <a:ext uri="{53640926-AAD7-44D8-BBD7-CCE9431645EC}">
                        <a14:shadowObscured xmlns:a14="http://schemas.microsoft.com/office/drawing/2010/main"/>
                      </a:ext>
                    </a:extLst>
                  </pic:spPr>
                </pic:pic>
              </a:graphicData>
            </a:graphic>
          </wp:inline>
        </w:drawing>
      </w:r>
    </w:p>
    <w:p w14:paraId="0A937E37" w14:textId="77777777" w:rsidR="00B67268" w:rsidRPr="005B439E" w:rsidRDefault="00B67268" w:rsidP="00B67268">
      <w:pPr>
        <w:rPr>
          <w:rFonts w:asciiTheme="minorHAnsi" w:hAnsiTheme="minorHAnsi"/>
        </w:rPr>
      </w:pPr>
      <w:r w:rsidRPr="005B439E">
        <w:t>Double-cliquez sur le champ de formulaire représenté par la zone grisée contenant les 5 ronds afin de définir le nom et le texte par défaut pour ce champ de formulaire.</w:t>
      </w:r>
      <w:r>
        <w:br/>
      </w:r>
      <w:r w:rsidRPr="005B439E">
        <w:rPr>
          <w:rFonts w:asciiTheme="minorHAnsi" w:hAnsiTheme="minorHAnsi"/>
          <w:noProof/>
        </w:rPr>
        <w:drawing>
          <wp:inline distT="0" distB="0" distL="0" distR="0" wp14:anchorId="3D5F3790" wp14:editId="08E36675">
            <wp:extent cx="4320000" cy="3063600"/>
            <wp:effectExtent l="0" t="0" r="4445" b="381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3063600"/>
                    </a:xfrm>
                    <a:prstGeom prst="rect">
                      <a:avLst/>
                    </a:prstGeom>
                  </pic:spPr>
                </pic:pic>
              </a:graphicData>
            </a:graphic>
          </wp:inline>
        </w:drawing>
      </w:r>
    </w:p>
    <w:p w14:paraId="575DC145" w14:textId="77777777" w:rsidR="00B67268" w:rsidRPr="005B439E" w:rsidRDefault="00B67268" w:rsidP="00B67268">
      <w:pPr>
        <w:numPr>
          <w:ilvl w:val="0"/>
          <w:numId w:val="9"/>
        </w:numPr>
        <w:autoSpaceDE w:val="0"/>
        <w:autoSpaceDN w:val="0"/>
        <w:adjustRightInd w:val="0"/>
        <w:spacing w:after="0" w:line="240" w:lineRule="auto"/>
        <w:ind w:left="426" w:hanging="426"/>
        <w:contextualSpacing/>
        <w:rPr>
          <w:rFonts w:cs="Segoe UI Semilight"/>
        </w:rPr>
      </w:pPr>
      <w:r w:rsidRPr="005B439E">
        <w:rPr>
          <w:rFonts w:cs="Segoe UI Semilight"/>
        </w:rPr>
        <w:t>Texte par défaut (libre)</w:t>
      </w:r>
    </w:p>
    <w:p w14:paraId="42CC643C" w14:textId="77777777" w:rsidR="00B67268" w:rsidRPr="005B439E" w:rsidRDefault="00B67268" w:rsidP="00B67268">
      <w:pPr>
        <w:numPr>
          <w:ilvl w:val="0"/>
          <w:numId w:val="10"/>
        </w:numPr>
        <w:autoSpaceDE w:val="0"/>
        <w:autoSpaceDN w:val="0"/>
        <w:adjustRightInd w:val="0"/>
        <w:spacing w:after="0" w:line="240" w:lineRule="auto"/>
        <w:ind w:left="426" w:hanging="426"/>
        <w:contextualSpacing/>
        <w:rPr>
          <w:rFonts w:cs="Segoe UI Semilight"/>
          <w:sz w:val="17"/>
          <w:szCs w:val="17"/>
        </w:rPr>
      </w:pPr>
      <w:r w:rsidRPr="005B439E">
        <w:rPr>
          <w:rFonts w:cs="Segoe UI Semilight"/>
        </w:rPr>
        <w:t>Nom du signet</w:t>
      </w:r>
    </w:p>
    <w:p w14:paraId="362E286A" w14:textId="77777777" w:rsidR="00B67268" w:rsidRPr="005B439E" w:rsidRDefault="00B67268" w:rsidP="00B67268">
      <w:pPr>
        <w:pStyle w:val="Paragraphedeliste"/>
        <w:numPr>
          <w:ilvl w:val="0"/>
          <w:numId w:val="20"/>
        </w:numPr>
      </w:pPr>
      <w:r w:rsidRPr="005B439E">
        <w:t>[</w:t>
      </w:r>
      <w:proofErr w:type="spellStart"/>
      <w:r w:rsidRPr="005B439E">
        <w:t>EventTitle</w:t>
      </w:r>
      <w:proofErr w:type="spellEnd"/>
      <w:r w:rsidRPr="005B439E">
        <w:t>] : titre de l’événement</w:t>
      </w:r>
    </w:p>
    <w:p w14:paraId="23D14373" w14:textId="77777777" w:rsidR="00B67268" w:rsidRPr="005B439E" w:rsidRDefault="00B67268" w:rsidP="00B67268">
      <w:pPr>
        <w:pStyle w:val="Paragraphedeliste"/>
        <w:numPr>
          <w:ilvl w:val="0"/>
          <w:numId w:val="20"/>
        </w:numPr>
      </w:pPr>
      <w:r w:rsidRPr="005B439E">
        <w:t>[</w:t>
      </w:r>
      <w:proofErr w:type="spellStart"/>
      <w:r w:rsidRPr="005B439E">
        <w:t>EventDate</w:t>
      </w:r>
      <w:proofErr w:type="spellEnd"/>
      <w:r w:rsidRPr="005B439E">
        <w:t>] : date de l’événement</w:t>
      </w:r>
    </w:p>
    <w:p w14:paraId="2E155D8F" w14:textId="77777777" w:rsidR="00B67268" w:rsidRPr="005B439E" w:rsidRDefault="00B67268" w:rsidP="00B67268">
      <w:pPr>
        <w:pStyle w:val="Paragraphedeliste"/>
        <w:numPr>
          <w:ilvl w:val="0"/>
          <w:numId w:val="20"/>
        </w:numPr>
      </w:pPr>
      <w:r w:rsidRPr="005B439E">
        <w:lastRenderedPageBreak/>
        <w:t>[</w:t>
      </w:r>
      <w:proofErr w:type="spellStart"/>
      <w:r w:rsidRPr="005B439E">
        <w:t>EventLocation</w:t>
      </w:r>
      <w:proofErr w:type="spellEnd"/>
      <w:r w:rsidRPr="005B439E">
        <w:t>] : emplacement de l’événement</w:t>
      </w:r>
    </w:p>
    <w:p w14:paraId="04B2F512" w14:textId="77777777" w:rsidR="00B67268" w:rsidRPr="005B439E" w:rsidRDefault="00B67268" w:rsidP="00B67268">
      <w:pPr>
        <w:autoSpaceDE w:val="0"/>
        <w:autoSpaceDN w:val="0"/>
        <w:adjustRightInd w:val="0"/>
        <w:spacing w:after="0" w:line="240" w:lineRule="auto"/>
        <w:rPr>
          <w:rFonts w:ascii="MS Shell Dlg 2" w:hAnsi="MS Shell Dlg 2" w:cs="MS Shell Dlg 2"/>
          <w:sz w:val="17"/>
          <w:szCs w:val="17"/>
        </w:rPr>
      </w:pPr>
      <w:r w:rsidRPr="005B439E">
        <w:rPr>
          <w:rFonts w:asciiTheme="minorHAnsi" w:hAnsiTheme="minorHAnsi"/>
          <w:noProof/>
        </w:rPr>
        <w:drawing>
          <wp:inline distT="0" distB="0" distL="0" distR="0" wp14:anchorId="16DE5380" wp14:editId="6A36036E">
            <wp:extent cx="3240000" cy="1670400"/>
            <wp:effectExtent l="0" t="0" r="0" b="6350"/>
            <wp:docPr id="37" name="Pictur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descr="Une image contenant texte&#10;&#10;Description générée automatiquement"/>
                    <pic:cNvPicPr/>
                  </pic:nvPicPr>
                  <pic:blipFill>
                    <a:blip r:embed="rId48"/>
                    <a:stretch>
                      <a:fillRect/>
                    </a:stretch>
                  </pic:blipFill>
                  <pic:spPr>
                    <a:xfrm>
                      <a:off x="0" y="0"/>
                      <a:ext cx="3240000" cy="1670400"/>
                    </a:xfrm>
                    <a:prstGeom prst="rect">
                      <a:avLst/>
                    </a:prstGeom>
                  </pic:spPr>
                </pic:pic>
              </a:graphicData>
            </a:graphic>
          </wp:inline>
        </w:drawing>
      </w:r>
    </w:p>
    <w:p w14:paraId="607056E7" w14:textId="77777777" w:rsidR="00B67268" w:rsidRPr="005B439E" w:rsidRDefault="00B67268" w:rsidP="00B67268">
      <w:r w:rsidRPr="005B439E">
        <w:t>Le style appliqué au champ de formulaire sera appliqué à son contenu lors de la mise à jour du signet.</w:t>
      </w:r>
    </w:p>
    <w:p w14:paraId="50C2D1EE" w14:textId="6985FFE6" w:rsidR="00B67268" w:rsidRPr="005B439E" w:rsidRDefault="00B67268" w:rsidP="00B67268">
      <w:r>
        <w:rPr>
          <w:rStyle w:val="Accentuationlgre"/>
          <w:i/>
          <w:iCs w:val="0"/>
        </w:rPr>
        <w:t>Important</w:t>
      </w:r>
      <w:r w:rsidRPr="005B439E">
        <w:rPr>
          <w:i/>
          <w:iCs/>
        </w:rPr>
        <w:t xml:space="preserve"> : les noms des signets doivent impérativement être entre crochet.</w:t>
      </w:r>
    </w:p>
    <w:p w14:paraId="44E35913" w14:textId="280CB324" w:rsidR="009D5691" w:rsidRPr="00C61FF6" w:rsidRDefault="009D5691" w:rsidP="00864969">
      <w:pPr>
        <w:pStyle w:val="Titre2"/>
      </w:pPr>
      <w:bookmarkStart w:id="213" w:name="_Ref89012092"/>
      <w:bookmarkStart w:id="214" w:name="_Toc110521263"/>
      <w:r w:rsidRPr="00C61FF6">
        <w:t>Sous-modèle</w:t>
      </w:r>
      <w:bookmarkEnd w:id="211"/>
      <w:bookmarkEnd w:id="213"/>
      <w:bookmarkEnd w:id="214"/>
    </w:p>
    <w:p w14:paraId="0A413A15" w14:textId="5AEAF3CE" w:rsidR="009D5691" w:rsidRPr="00E046FA" w:rsidRDefault="00AF7085" w:rsidP="009D5691">
      <w:pPr>
        <w:rPr>
          <w:rFonts w:cs="Segoe UI Semilight"/>
        </w:rPr>
      </w:pPr>
      <w:r w:rsidRPr="00E046FA">
        <w:rPr>
          <w:rFonts w:cs="Segoe UI Semilight"/>
        </w:rPr>
        <w:t>Le sous-modèle est un document Word qui utilise la fonction de publipostage. Il est comporte les champs de fusions</w:t>
      </w:r>
      <w:r w:rsidR="00C61FF6">
        <w:rPr>
          <w:rFonts w:cs="Segoe UI Semilight"/>
        </w:rPr>
        <w:t xml:space="preserve"> et </w:t>
      </w:r>
      <w:r w:rsidRPr="00E046FA">
        <w:rPr>
          <w:rFonts w:cs="Segoe UI Semilight"/>
        </w:rPr>
        <w:t xml:space="preserve">intègre la logique de sélection </w:t>
      </w:r>
      <w:ins w:id="215" w:author="Martin Kuhn" w:date="2022-08-04T09:27:00Z">
        <w:r w:rsidR="003F11ED">
          <w:rPr>
            <w:rFonts w:cs="Segoe UI Semilight"/>
          </w:rPr>
          <w:t xml:space="preserve">et de tri </w:t>
        </w:r>
      </w:ins>
      <w:r w:rsidRPr="00E046FA">
        <w:rPr>
          <w:rFonts w:cs="Segoe UI Semilight"/>
        </w:rPr>
        <w:t>des données au travers d’une requête SQL.</w:t>
      </w:r>
    </w:p>
    <w:p w14:paraId="365CDDEC" w14:textId="6C0022B6" w:rsidR="009D5691" w:rsidRPr="00C61FF6" w:rsidRDefault="00C61FF6" w:rsidP="00C61FF6">
      <w:pPr>
        <w:pStyle w:val="Titre3"/>
      </w:pPr>
      <w:bookmarkStart w:id="216" w:name="_Toc110521264"/>
      <w:r w:rsidRPr="00C61FF6">
        <w:t>Champ de fusion</w:t>
      </w:r>
      <w:bookmarkEnd w:id="216"/>
    </w:p>
    <w:p w14:paraId="17AFFC4A" w14:textId="2CC055E0" w:rsidR="00C61FF6" w:rsidRPr="00C61FF6" w:rsidRDefault="00C61FF6" w:rsidP="00C61FF6">
      <w:r>
        <w:t>L</w:t>
      </w:r>
      <w:r w:rsidRPr="00C61FF6">
        <w:t xml:space="preserve">es champs de fusion sont les noms des colonnes du fichier Excel utilisé comme source de données. Les espaces présents dans les noms des colonnes sont remplacés par le caractère _ (souligné). </w:t>
      </w:r>
    </w:p>
    <w:p w14:paraId="556E5336" w14:textId="77777777" w:rsidR="00C61FF6" w:rsidRPr="00C61FF6" w:rsidRDefault="00C61FF6" w:rsidP="00C61FF6">
      <w:pPr>
        <w:spacing w:after="0"/>
      </w:pPr>
      <w:r w:rsidRPr="00C61FF6">
        <w:t xml:space="preserve">Exemple : </w:t>
      </w:r>
    </w:p>
    <w:p w14:paraId="047B1E88" w14:textId="77777777" w:rsidR="00C61FF6" w:rsidRPr="00C61FF6" w:rsidRDefault="00C61FF6" w:rsidP="00C61FF6">
      <w:pPr>
        <w:tabs>
          <w:tab w:val="left" w:pos="709"/>
          <w:tab w:val="left" w:pos="3402"/>
        </w:tabs>
      </w:pPr>
      <w:r w:rsidRPr="00C61FF6">
        <w:rPr>
          <w:i/>
          <w:iCs/>
        </w:rPr>
        <w:tab/>
        <w:t>Nom de la colonne Excel</w:t>
      </w:r>
      <w:r w:rsidRPr="00C61FF6">
        <w:rPr>
          <w:i/>
          <w:iCs/>
        </w:rPr>
        <w:tab/>
        <w:t>Nom du champ de fusion Word</w:t>
      </w:r>
      <w:r w:rsidRPr="00C61FF6">
        <w:rPr>
          <w:i/>
          <w:iCs/>
        </w:rPr>
        <w:br/>
      </w:r>
      <w:r w:rsidRPr="00C61FF6">
        <w:tab/>
        <w:t>First Name</w:t>
      </w:r>
      <w:r w:rsidRPr="00C61FF6">
        <w:tab/>
      </w:r>
      <w:proofErr w:type="spellStart"/>
      <w:r w:rsidRPr="00C61FF6">
        <w:t>First_Name</w:t>
      </w:r>
      <w:proofErr w:type="spellEnd"/>
      <w:r w:rsidRPr="00C61FF6">
        <w:br/>
      </w:r>
      <w:r w:rsidRPr="00C61FF6">
        <w:tab/>
      </w:r>
      <w:proofErr w:type="spellStart"/>
      <w:r w:rsidRPr="00C61FF6">
        <w:t>FirstName</w:t>
      </w:r>
      <w:proofErr w:type="spellEnd"/>
      <w:r w:rsidRPr="00C61FF6">
        <w:tab/>
      </w:r>
      <w:proofErr w:type="spellStart"/>
      <w:r w:rsidRPr="00C61FF6">
        <w:t>FirstName</w:t>
      </w:r>
      <w:proofErr w:type="spellEnd"/>
    </w:p>
    <w:p w14:paraId="024EE7B4" w14:textId="3E55D6EF" w:rsidR="00C61FF6" w:rsidRPr="00C61FF6" w:rsidRDefault="00C61FF6" w:rsidP="00C61FF6">
      <w:r w:rsidRPr="00C61FF6">
        <w:t xml:space="preserve">Pour éditer les champs de fusion vous devez basculer en mode </w:t>
      </w:r>
      <w:r w:rsidR="00416FBC">
        <w:t>C</w:t>
      </w:r>
      <w:r w:rsidRPr="00C61FF6">
        <w:rPr>
          <w:rStyle w:val="Accentuationlgre"/>
        </w:rPr>
        <w:t>ode de champs de fusion</w:t>
      </w:r>
      <w:r w:rsidRPr="00C61FF6">
        <w:t xml:space="preserve"> au moyen de </w:t>
      </w:r>
      <w:r w:rsidR="00416FBC">
        <w:t xml:space="preserve">la combinaison de touche </w:t>
      </w:r>
      <w:r w:rsidRPr="00C61FF6">
        <w:rPr>
          <w:rStyle w:val="Accentuationlgre"/>
        </w:rPr>
        <w:t>Alt+F9</w:t>
      </w:r>
      <w:r w:rsidRPr="00C61FF6">
        <w:t xml:space="preserve">. Pour revenir au mode d’affichage normal utilisez à nouveau </w:t>
      </w:r>
      <w:r w:rsidRPr="00C61FF6">
        <w:rPr>
          <w:rStyle w:val="Accentuationlgre"/>
        </w:rPr>
        <w:t>Alt+F9</w:t>
      </w:r>
      <w:r w:rsidRPr="00C61FF6">
        <w:t>.</w:t>
      </w:r>
      <w:r w:rsidRPr="00C61FF6">
        <w:br/>
        <w:t xml:space="preserve">Il est plus simple d’éditer les champs de fusion quand vous êtes dans le mode </w:t>
      </w:r>
      <w:r w:rsidR="00416FBC" w:rsidRPr="00416FBC">
        <w:rPr>
          <w:rStyle w:val="Accentuationlgre"/>
        </w:rPr>
        <w:t>C</w:t>
      </w:r>
      <w:r w:rsidRPr="00C61FF6">
        <w:rPr>
          <w:rStyle w:val="Accentuationlgre"/>
        </w:rPr>
        <w:t>ode de champs de fusion</w:t>
      </w:r>
      <w:r w:rsidRPr="00C61FF6">
        <w:t>.</w:t>
      </w:r>
    </w:p>
    <w:p w14:paraId="281BA2E2" w14:textId="6742E285" w:rsidR="00C61FF6" w:rsidRPr="00C61FF6" w:rsidRDefault="00C61FF6" w:rsidP="00C61FF6">
      <w:pPr>
        <w:spacing w:after="0"/>
      </w:pPr>
      <w:r w:rsidRPr="00C61FF6">
        <w:t>Mode normal</w:t>
      </w:r>
      <w:r w:rsidR="00864969">
        <w:t xml:space="preserve">, </w:t>
      </w:r>
      <w:r w:rsidRPr="00C61FF6">
        <w:t>affichage des champs de fusion</w:t>
      </w:r>
    </w:p>
    <w:p w14:paraId="47447E50" w14:textId="77777777" w:rsidR="00C61FF6" w:rsidRPr="00C61FF6" w:rsidRDefault="00C61FF6" w:rsidP="00C61FF6">
      <w:r w:rsidRPr="00C61FF6">
        <w:rPr>
          <w:noProof/>
        </w:rPr>
        <w:drawing>
          <wp:inline distT="0" distB="0" distL="0" distR="0" wp14:anchorId="1E068C75" wp14:editId="7C471D25">
            <wp:extent cx="4320000" cy="78228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782280"/>
                    </a:xfrm>
                    <a:prstGeom prst="rect">
                      <a:avLst/>
                    </a:prstGeom>
                  </pic:spPr>
                </pic:pic>
              </a:graphicData>
            </a:graphic>
          </wp:inline>
        </w:drawing>
      </w:r>
    </w:p>
    <w:p w14:paraId="0B504E39" w14:textId="77777777" w:rsidR="0039006B" w:rsidRDefault="0039006B">
      <w:r>
        <w:br w:type="page"/>
      </w:r>
    </w:p>
    <w:p w14:paraId="29AE951C" w14:textId="2E3D9380" w:rsidR="00C61FF6" w:rsidRPr="00C61FF6" w:rsidRDefault="00C61FF6" w:rsidP="00C61FF6">
      <w:pPr>
        <w:spacing w:after="0"/>
      </w:pPr>
      <w:r w:rsidRPr="00C61FF6">
        <w:lastRenderedPageBreak/>
        <w:t xml:space="preserve">Mode </w:t>
      </w:r>
      <w:r w:rsidR="00864969">
        <w:rPr>
          <w:rStyle w:val="Accentuationlgre"/>
        </w:rPr>
        <w:t>C</w:t>
      </w:r>
      <w:r w:rsidRPr="00C61FF6">
        <w:rPr>
          <w:rStyle w:val="Accentuationlgre"/>
        </w:rPr>
        <w:t>ode de champs de fusion</w:t>
      </w:r>
      <w:r w:rsidR="00864969">
        <w:t xml:space="preserve">, touches </w:t>
      </w:r>
      <w:r w:rsidRPr="00C61FF6">
        <w:t>Alt+F9</w:t>
      </w:r>
    </w:p>
    <w:p w14:paraId="299B290B" w14:textId="77777777" w:rsidR="00C61FF6" w:rsidRPr="00C61FF6" w:rsidRDefault="00C61FF6" w:rsidP="00C61FF6">
      <w:r w:rsidRPr="00C61FF6">
        <w:rPr>
          <w:noProof/>
        </w:rPr>
        <w:drawing>
          <wp:inline distT="0" distB="0" distL="0" distR="0" wp14:anchorId="4F3620EE" wp14:editId="6A9A3A7A">
            <wp:extent cx="4320000" cy="1262880"/>
            <wp:effectExtent l="0" t="0" r="4445" b="0"/>
            <wp:docPr id="26" name="Pictur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e image contenant texte&#10;&#10;Description générée automatiquement"/>
                    <pic:cNvPicPr/>
                  </pic:nvPicPr>
                  <pic:blipFill>
                    <a:blip r:embed="rId50"/>
                    <a:stretch>
                      <a:fillRect/>
                    </a:stretch>
                  </pic:blipFill>
                  <pic:spPr>
                    <a:xfrm>
                      <a:off x="0" y="0"/>
                      <a:ext cx="4320000" cy="1262880"/>
                    </a:xfrm>
                    <a:prstGeom prst="rect">
                      <a:avLst/>
                    </a:prstGeom>
                  </pic:spPr>
                </pic:pic>
              </a:graphicData>
            </a:graphic>
          </wp:inline>
        </w:drawing>
      </w:r>
    </w:p>
    <w:p w14:paraId="4082449E" w14:textId="4390177B" w:rsidR="00C61FF6" w:rsidRPr="00C61FF6" w:rsidRDefault="00C61FF6" w:rsidP="00864969">
      <w:pPr>
        <w:pStyle w:val="Titre4"/>
      </w:pPr>
      <w:r w:rsidRPr="00C61FF6">
        <w:t>Syntaxe des champs de fusion</w:t>
      </w:r>
    </w:p>
    <w:p w14:paraId="608F2F06" w14:textId="5DCEC05D" w:rsidR="00C61FF6" w:rsidRPr="00C61FF6" w:rsidRDefault="00C61FF6" w:rsidP="00C61FF6">
      <w:r w:rsidRPr="00C61FF6">
        <w:t xml:space="preserve">Un champ de fusion est toujours représenté entre accolades {} et après l’accolade de gauche le mot clé </w:t>
      </w:r>
      <w:r w:rsidRPr="00C61FF6">
        <w:rPr>
          <w:rStyle w:val="Accentuationlgre"/>
        </w:rPr>
        <w:t>MERGEFIELD</w:t>
      </w:r>
      <w:r w:rsidRPr="00C61FF6">
        <w:t xml:space="preserve"> doit impérativement être présent </w:t>
      </w:r>
      <w:r w:rsidR="00864969">
        <w:t xml:space="preserve">et </w:t>
      </w:r>
      <w:r w:rsidRPr="00C61FF6">
        <w:t xml:space="preserve">suivit du nom du champ de fusion. Il est possible d’ajouter des commutateurs après le nom du champ. Ceux-ci sont précédés par </w:t>
      </w:r>
      <w:r w:rsidRPr="00C61FF6">
        <w:rPr>
          <w:rStyle w:val="Accentuationlgre"/>
        </w:rPr>
        <w:t>\*</w:t>
      </w:r>
      <w:r w:rsidRPr="00C61FF6">
        <w:t>.</w:t>
      </w:r>
    </w:p>
    <w:p w14:paraId="700BD9E9" w14:textId="3107D0C8" w:rsidR="00C61FF6" w:rsidRPr="00C61FF6" w:rsidRDefault="00BE7340" w:rsidP="00C61FF6">
      <w:r w:rsidRPr="00BE7340">
        <w:t>Syntaxe</w:t>
      </w:r>
      <w:r w:rsidRPr="00BE7340">
        <w:rPr>
          <w:rStyle w:val="Accentuationlgre"/>
          <w:i/>
          <w:iCs w:val="0"/>
        </w:rPr>
        <w:t> :</w:t>
      </w:r>
      <w:r>
        <w:t xml:space="preserve"> </w:t>
      </w:r>
      <w:r w:rsidR="00C61FF6" w:rsidRPr="00C61FF6">
        <w:t xml:space="preserve">{ MERGEFIELD </w:t>
      </w:r>
      <w:proofErr w:type="spellStart"/>
      <w:r w:rsidR="00C61FF6" w:rsidRPr="00C61FF6">
        <w:rPr>
          <w:i/>
          <w:iCs/>
        </w:rPr>
        <w:t>Nom_du_champ</w:t>
      </w:r>
      <w:proofErr w:type="spellEnd"/>
      <w:r w:rsidR="00C61FF6" w:rsidRPr="00C61FF6">
        <w:t xml:space="preserve"> [\*options de formatage facultative] [\* MERGEFORMAT] }</w:t>
      </w:r>
    </w:p>
    <w:p w14:paraId="11B3AC98" w14:textId="77777777" w:rsidR="00C61FF6" w:rsidRPr="00C61FF6" w:rsidRDefault="00C61FF6" w:rsidP="00C61FF6">
      <w:r w:rsidRPr="00C61FF6">
        <w:t>Les options de formatage sont les suivantes :</w:t>
      </w:r>
    </w:p>
    <w:p w14:paraId="34F0FAE4" w14:textId="415D3ECE" w:rsidR="00C61FF6" w:rsidRPr="00C61FF6" w:rsidRDefault="00C61FF6" w:rsidP="00C61FF6">
      <w:pPr>
        <w:ind w:left="1701" w:hanging="1417"/>
      </w:pPr>
      <w:r w:rsidRPr="00C61FF6">
        <w:t xml:space="preserve">\* </w:t>
      </w:r>
      <w:proofErr w:type="spellStart"/>
      <w:r w:rsidRPr="00C61FF6">
        <w:t>Upper</w:t>
      </w:r>
      <w:proofErr w:type="spellEnd"/>
      <w:r w:rsidRPr="00C61FF6">
        <w:tab/>
        <w:t>Tous les caractères du contenu du champ de fusion seront converti en majuscule</w:t>
      </w:r>
      <w:r w:rsidR="00E070F5">
        <w:t>.</w:t>
      </w:r>
    </w:p>
    <w:p w14:paraId="1BD5D519" w14:textId="313F4951" w:rsidR="00C61FF6" w:rsidRPr="00C61FF6" w:rsidRDefault="00C61FF6" w:rsidP="00C61FF6">
      <w:pPr>
        <w:ind w:left="1701" w:hanging="1417"/>
      </w:pPr>
      <w:r w:rsidRPr="00C61FF6">
        <w:t xml:space="preserve">\* </w:t>
      </w:r>
      <w:proofErr w:type="spellStart"/>
      <w:r w:rsidRPr="00C61FF6">
        <w:t>Lower</w:t>
      </w:r>
      <w:proofErr w:type="spellEnd"/>
      <w:r w:rsidRPr="00C61FF6">
        <w:tab/>
        <w:t>Tous les caractères du contenu du champ de fusion seront converti en minuscule</w:t>
      </w:r>
      <w:r w:rsidR="00E070F5">
        <w:t>.</w:t>
      </w:r>
    </w:p>
    <w:p w14:paraId="755CD281" w14:textId="63EC7227" w:rsidR="00C61FF6" w:rsidRPr="00C61FF6" w:rsidRDefault="00C61FF6" w:rsidP="00C61FF6">
      <w:pPr>
        <w:ind w:left="1701" w:hanging="1417"/>
      </w:pPr>
      <w:r w:rsidRPr="00C61FF6">
        <w:t xml:space="preserve">\* </w:t>
      </w:r>
      <w:proofErr w:type="spellStart"/>
      <w:r w:rsidRPr="00C61FF6">
        <w:t>FirstCaps</w:t>
      </w:r>
      <w:proofErr w:type="spellEnd"/>
      <w:r w:rsidRPr="00C61FF6">
        <w:tab/>
        <w:t>Le premier caractère du contenu du champ de fusion sera converti en majuscule</w:t>
      </w:r>
      <w:r w:rsidR="00E070F5">
        <w:t>.</w:t>
      </w:r>
    </w:p>
    <w:p w14:paraId="0504A86F" w14:textId="00E4382F" w:rsidR="00C61FF6" w:rsidRDefault="00C61FF6" w:rsidP="00C61FF6">
      <w:pPr>
        <w:ind w:left="1701" w:hanging="1417"/>
      </w:pPr>
      <w:r w:rsidRPr="00C61FF6">
        <w:t>\* Caps</w:t>
      </w:r>
      <w:r w:rsidRPr="00C61FF6">
        <w:tab/>
        <w:t xml:space="preserve">Le premier caractère de chaque mot du contenu du champ de fusion sera converti en majuscule. Le restant du mot reste dans son état d’origine, par conséquent il est conseillé de faire précéder cette option par l’option </w:t>
      </w:r>
      <w:r w:rsidRPr="00C61FF6">
        <w:rPr>
          <w:rStyle w:val="Accentuationlgre"/>
        </w:rPr>
        <w:t xml:space="preserve">\* </w:t>
      </w:r>
      <w:proofErr w:type="spellStart"/>
      <w:r w:rsidRPr="00C61FF6">
        <w:rPr>
          <w:rStyle w:val="Accentuationlgre"/>
        </w:rPr>
        <w:t>Lower</w:t>
      </w:r>
      <w:proofErr w:type="spellEnd"/>
      <w:r w:rsidRPr="00C61FF6">
        <w:t xml:space="preserve"> afin de convertir le contenu en minuscule et ensuite la première lettre de chaque mot en majuscule</w:t>
      </w:r>
      <w:r w:rsidR="00E070F5">
        <w:t>.</w:t>
      </w:r>
    </w:p>
    <w:p w14:paraId="1EBE70AF" w14:textId="4E4C19C5" w:rsidR="00C61FF6" w:rsidRPr="00C61FF6" w:rsidRDefault="00C61FF6" w:rsidP="00C61FF6">
      <w:r w:rsidRPr="00C61FF6">
        <w:t xml:space="preserve">L’option </w:t>
      </w:r>
      <w:r w:rsidRPr="00C61FF6">
        <w:rPr>
          <w:rStyle w:val="Accentuationlgre"/>
        </w:rPr>
        <w:t>\* MERGEFORMAT</w:t>
      </w:r>
      <w:r w:rsidRPr="00C61FF6">
        <w:t xml:space="preserve"> placée à la fin du code du champ de fusion permet d’appliquer le style (police, taille, etc..) du champ de fusion à son contenu.</w:t>
      </w:r>
    </w:p>
    <w:p w14:paraId="0F31F7F6" w14:textId="77777777" w:rsidR="002933E0" w:rsidRDefault="00C61FF6" w:rsidP="00BE7340">
      <w:r w:rsidRPr="00C61FF6">
        <w:t xml:space="preserve">Il est également possible d’ajouter des conditions logiques dans le code de champs de fusion au moyen du mot clé </w:t>
      </w:r>
      <w:r w:rsidRPr="00C61FF6">
        <w:rPr>
          <w:rStyle w:val="Accentuationlgre"/>
        </w:rPr>
        <w:t>IF</w:t>
      </w:r>
      <w:r w:rsidRPr="00C61FF6">
        <w:t>.</w:t>
      </w:r>
    </w:p>
    <w:p w14:paraId="0AF5B28F" w14:textId="4011CF4C" w:rsidR="00C61FF6" w:rsidRPr="00BE7340" w:rsidRDefault="00C61FF6" w:rsidP="00941BD5">
      <w:pPr>
        <w:ind w:left="142" w:hanging="142"/>
      </w:pPr>
      <w:r w:rsidRPr="00BE7340">
        <w:t>Syntaxe :</w:t>
      </w:r>
      <w:r w:rsidR="00941BD5">
        <w:br/>
      </w:r>
      <w:r w:rsidRPr="00BE7340">
        <w:t xml:space="preserve">IF expression1 </w:t>
      </w:r>
      <w:proofErr w:type="spellStart"/>
      <w:r w:rsidRPr="00BE7340">
        <w:t>operator</w:t>
      </w:r>
      <w:proofErr w:type="spellEnd"/>
      <w:r w:rsidRPr="00BE7340">
        <w:t xml:space="preserve"> expression2 </w:t>
      </w:r>
      <w:proofErr w:type="spellStart"/>
      <w:r w:rsidRPr="00BE7340">
        <w:t>truetext</w:t>
      </w:r>
      <w:proofErr w:type="spellEnd"/>
      <w:r w:rsidRPr="00BE7340">
        <w:t xml:space="preserve"> </w:t>
      </w:r>
      <w:proofErr w:type="spellStart"/>
      <w:r w:rsidRPr="00BE7340">
        <w:t>falsetext</w:t>
      </w:r>
      <w:proofErr w:type="spellEnd"/>
      <w:r w:rsidRPr="00BE7340">
        <w:t xml:space="preserve"> [switches]</w:t>
      </w:r>
    </w:p>
    <w:p w14:paraId="0ECFC848" w14:textId="77777777" w:rsidR="00C61FF6" w:rsidRPr="00C61FF6" w:rsidRDefault="00C61FF6" w:rsidP="002933E0">
      <w:pPr>
        <w:tabs>
          <w:tab w:val="left" w:pos="1418"/>
        </w:tabs>
        <w:ind w:left="142"/>
        <w:contextualSpacing/>
      </w:pPr>
      <w:r w:rsidRPr="00C61FF6">
        <w:t>expression1</w:t>
      </w:r>
      <w:r w:rsidRPr="00C61FF6">
        <w:tab/>
        <w:t>valeur à comparer</w:t>
      </w:r>
    </w:p>
    <w:p w14:paraId="54432BB3" w14:textId="77777777" w:rsidR="00C61FF6" w:rsidRPr="00C61FF6" w:rsidRDefault="00C61FF6" w:rsidP="002933E0">
      <w:pPr>
        <w:tabs>
          <w:tab w:val="left" w:pos="1418"/>
        </w:tabs>
        <w:ind w:left="142"/>
        <w:contextualSpacing/>
      </w:pPr>
      <w:r w:rsidRPr="00C61FF6">
        <w:t>expression2</w:t>
      </w:r>
      <w:r w:rsidRPr="00C61FF6">
        <w:tab/>
        <w:t>valeur à comparer</w:t>
      </w:r>
    </w:p>
    <w:p w14:paraId="2FF05F0D" w14:textId="77777777" w:rsidR="00C61FF6" w:rsidRPr="00C61FF6" w:rsidRDefault="00C61FF6" w:rsidP="002933E0">
      <w:pPr>
        <w:tabs>
          <w:tab w:val="left" w:pos="1418"/>
        </w:tabs>
        <w:ind w:left="142"/>
        <w:contextualSpacing/>
      </w:pPr>
      <w:proofErr w:type="spellStart"/>
      <w:r w:rsidRPr="00C61FF6">
        <w:t>operator</w:t>
      </w:r>
      <w:proofErr w:type="spellEnd"/>
      <w:r w:rsidRPr="00C61FF6">
        <w:tab/>
        <w:t>opérateur de comparaison :</w:t>
      </w:r>
    </w:p>
    <w:p w14:paraId="337B3437" w14:textId="77777777" w:rsidR="00C61FF6" w:rsidRPr="00C61FF6" w:rsidRDefault="00C61FF6" w:rsidP="002933E0">
      <w:pPr>
        <w:tabs>
          <w:tab w:val="left" w:pos="1418"/>
        </w:tabs>
        <w:ind w:left="1418"/>
        <w:contextualSpacing/>
      </w:pPr>
      <w:r w:rsidRPr="00C61FF6">
        <w:t>= égale à</w:t>
      </w:r>
    </w:p>
    <w:p w14:paraId="188EE831" w14:textId="77777777" w:rsidR="00C61FF6" w:rsidRPr="00C61FF6" w:rsidRDefault="00C61FF6" w:rsidP="002933E0">
      <w:pPr>
        <w:tabs>
          <w:tab w:val="left" w:pos="1418"/>
        </w:tabs>
        <w:ind w:left="1418"/>
        <w:contextualSpacing/>
      </w:pPr>
      <w:r w:rsidRPr="00C61FF6">
        <w:t>&lt;&gt; différent de</w:t>
      </w:r>
    </w:p>
    <w:p w14:paraId="3D6E5AD8" w14:textId="77777777" w:rsidR="00C61FF6" w:rsidRPr="00C61FF6" w:rsidRDefault="00C61FF6" w:rsidP="002933E0">
      <w:pPr>
        <w:tabs>
          <w:tab w:val="left" w:pos="1418"/>
        </w:tabs>
        <w:ind w:left="1418"/>
        <w:contextualSpacing/>
      </w:pPr>
      <w:r w:rsidRPr="00C61FF6">
        <w:t>&gt; plus grand que</w:t>
      </w:r>
    </w:p>
    <w:p w14:paraId="4D9FEF67" w14:textId="77777777" w:rsidR="00C61FF6" w:rsidRPr="00C61FF6" w:rsidRDefault="00C61FF6" w:rsidP="002933E0">
      <w:pPr>
        <w:tabs>
          <w:tab w:val="left" w:pos="1418"/>
        </w:tabs>
        <w:ind w:left="1418"/>
        <w:contextualSpacing/>
      </w:pPr>
      <w:r w:rsidRPr="00C61FF6">
        <w:t>&lt; plus petit que</w:t>
      </w:r>
    </w:p>
    <w:p w14:paraId="0BB02195" w14:textId="77777777" w:rsidR="00C61FF6" w:rsidRPr="00C61FF6" w:rsidRDefault="00C61FF6" w:rsidP="002933E0">
      <w:pPr>
        <w:tabs>
          <w:tab w:val="left" w:pos="1418"/>
        </w:tabs>
        <w:ind w:left="1418"/>
        <w:contextualSpacing/>
      </w:pPr>
      <w:r w:rsidRPr="00C61FF6">
        <w:lastRenderedPageBreak/>
        <w:t>&gt;= plus grand ou égale que</w:t>
      </w:r>
    </w:p>
    <w:p w14:paraId="7F04F876" w14:textId="77777777" w:rsidR="00C61FF6" w:rsidRPr="00C61FF6" w:rsidRDefault="00C61FF6" w:rsidP="002933E0">
      <w:pPr>
        <w:tabs>
          <w:tab w:val="left" w:pos="1418"/>
        </w:tabs>
        <w:ind w:left="1418"/>
        <w:contextualSpacing/>
      </w:pPr>
      <w:r w:rsidRPr="00C61FF6">
        <w:t>&lt;= plus petit ou égale que</w:t>
      </w:r>
    </w:p>
    <w:p w14:paraId="7CBCD4EE" w14:textId="77777777" w:rsidR="00C61FF6" w:rsidRPr="00C61FF6" w:rsidRDefault="00C61FF6" w:rsidP="002933E0">
      <w:pPr>
        <w:tabs>
          <w:tab w:val="left" w:pos="1418"/>
        </w:tabs>
        <w:ind w:left="142"/>
        <w:contextualSpacing/>
      </w:pPr>
      <w:proofErr w:type="spellStart"/>
      <w:r w:rsidRPr="00C61FF6">
        <w:t>truetext</w:t>
      </w:r>
      <w:proofErr w:type="spellEnd"/>
      <w:r w:rsidRPr="00C61FF6">
        <w:tab/>
        <w:t>texte à afficher si le résultat de la comparaison est vrai</w:t>
      </w:r>
    </w:p>
    <w:p w14:paraId="73419748" w14:textId="77777777" w:rsidR="00C61FF6" w:rsidRPr="00C61FF6" w:rsidRDefault="00C61FF6" w:rsidP="002933E0">
      <w:pPr>
        <w:tabs>
          <w:tab w:val="left" w:pos="1418"/>
        </w:tabs>
        <w:ind w:left="142"/>
        <w:contextualSpacing/>
      </w:pPr>
      <w:proofErr w:type="spellStart"/>
      <w:r w:rsidRPr="00C61FF6">
        <w:t>falsetext</w:t>
      </w:r>
      <w:proofErr w:type="spellEnd"/>
      <w:r w:rsidRPr="00C61FF6">
        <w:tab/>
        <w:t>texte à afficher si le résultat de la comparaison est faux</w:t>
      </w:r>
    </w:p>
    <w:p w14:paraId="3655A9DB" w14:textId="77777777" w:rsidR="00C61FF6" w:rsidRPr="00C61FF6" w:rsidRDefault="00C61FF6" w:rsidP="002933E0">
      <w:pPr>
        <w:tabs>
          <w:tab w:val="left" w:pos="1418"/>
        </w:tabs>
        <w:spacing w:before="160"/>
        <w:ind w:left="142"/>
        <w:contextualSpacing/>
      </w:pPr>
      <w:r w:rsidRPr="00C61FF6">
        <w:t>switches</w:t>
      </w:r>
      <w:r w:rsidRPr="00C61FF6">
        <w:tab/>
        <w:t>Options de formatage optionnelles</w:t>
      </w:r>
    </w:p>
    <w:p w14:paraId="0F62046A" w14:textId="68CEE369" w:rsidR="00C61FF6" w:rsidRPr="00C61FF6" w:rsidRDefault="00BB7C9D" w:rsidP="002E7E8E">
      <w:pPr>
        <w:spacing w:before="240"/>
        <w:ind w:left="1134" w:hanging="1134"/>
        <w:rPr>
          <w:i/>
          <w:iCs/>
        </w:rPr>
      </w:pPr>
      <w:r>
        <w:rPr>
          <w:rStyle w:val="Accentuationlgre"/>
        </w:rPr>
        <w:t>Important</w:t>
      </w:r>
      <w:r w:rsidR="00C61FF6" w:rsidRPr="00C61FF6">
        <w:rPr>
          <w:i/>
          <w:iCs/>
        </w:rPr>
        <w:t xml:space="preserve"> : </w:t>
      </w:r>
      <w:r w:rsidR="00BE7340">
        <w:rPr>
          <w:i/>
          <w:iCs/>
        </w:rPr>
        <w:t>S</w:t>
      </w:r>
      <w:r w:rsidR="00C61FF6" w:rsidRPr="00C61FF6">
        <w:rPr>
          <w:i/>
          <w:iCs/>
        </w:rPr>
        <w:t>i le nom du champ de la source de données contient un espace celui-ci sera remplacé par le caractère _ (souligné). Un espace est requis entre les différents éléments qui compose le code du champ de fusion.</w:t>
      </w:r>
    </w:p>
    <w:p w14:paraId="3E4FFF6B" w14:textId="77777777" w:rsidR="00C61FF6" w:rsidRPr="00C61FF6" w:rsidRDefault="00C61FF6" w:rsidP="00C61FF6">
      <w:r w:rsidRPr="00C61FF6">
        <w:t xml:space="preserve">Pour remplacer un champ de fusion par un autre il vous suffit d’afficher les codes de champs de fusion et d’effectuer un </w:t>
      </w:r>
      <w:r w:rsidRPr="00C61FF6">
        <w:rPr>
          <w:rStyle w:val="Accentuationlgre"/>
        </w:rPr>
        <w:t>cherche/remplace</w:t>
      </w:r>
      <w:r w:rsidRPr="00C61FF6">
        <w:t>.</w:t>
      </w:r>
    </w:p>
    <w:p w14:paraId="5C408066" w14:textId="5971CA43" w:rsidR="00C61FF6" w:rsidRPr="00C61FF6" w:rsidRDefault="00077EBD" w:rsidP="00077EBD">
      <w:pPr>
        <w:pStyle w:val="Titre3"/>
      </w:pPr>
      <w:bookmarkStart w:id="217" w:name="_Toc110521265"/>
      <w:r>
        <w:t>Sélection, filtrage et tri des données</w:t>
      </w:r>
      <w:bookmarkEnd w:id="217"/>
    </w:p>
    <w:p w14:paraId="7C94FD21" w14:textId="6C8CBB8F" w:rsidR="00DB5453" w:rsidRPr="00DB5453" w:rsidRDefault="00DB5453" w:rsidP="00DB5453">
      <w:r w:rsidRPr="00DB5453">
        <w:t xml:space="preserve">La sélection, le filtrage et le tri des données source sont effectué au moyen d’une requête SQL stockée dans le champ </w:t>
      </w:r>
      <w:r w:rsidRPr="00DB5453">
        <w:rPr>
          <w:rStyle w:val="Accentuationlgre"/>
        </w:rPr>
        <w:t>Commentaire</w:t>
      </w:r>
      <w:r>
        <w:rPr>
          <w:rStyle w:val="Accentuationlgre"/>
        </w:rPr>
        <w:t>s</w:t>
      </w:r>
      <w:r w:rsidRPr="00DB5453">
        <w:t xml:space="preserve"> des propriétés </w:t>
      </w:r>
      <w:r>
        <w:t xml:space="preserve">du </w:t>
      </w:r>
      <w:r w:rsidRPr="00DB5453">
        <w:t xml:space="preserve">fichier </w:t>
      </w:r>
      <w:r>
        <w:t xml:space="preserve">Word </w:t>
      </w:r>
      <w:r w:rsidRPr="00DB5453">
        <w:t>du sous-modèle.</w:t>
      </w:r>
    </w:p>
    <w:p w14:paraId="4897264D" w14:textId="7D11A870" w:rsidR="009D5691" w:rsidRPr="009D5691" w:rsidRDefault="00DB5453" w:rsidP="009D5691">
      <w:r>
        <w:rPr>
          <w:noProof/>
        </w:rPr>
        <w:drawing>
          <wp:inline distT="0" distB="0" distL="0" distR="0" wp14:anchorId="2977D52A" wp14:editId="5365341A">
            <wp:extent cx="5400000" cy="2714400"/>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51"/>
                    <a:stretch>
                      <a:fillRect/>
                    </a:stretch>
                  </pic:blipFill>
                  <pic:spPr>
                    <a:xfrm>
                      <a:off x="0" y="0"/>
                      <a:ext cx="5400000" cy="2714400"/>
                    </a:xfrm>
                    <a:prstGeom prst="rect">
                      <a:avLst/>
                    </a:prstGeom>
                  </pic:spPr>
                </pic:pic>
              </a:graphicData>
            </a:graphic>
          </wp:inline>
        </w:drawing>
      </w:r>
    </w:p>
    <w:p w14:paraId="1813C9F6" w14:textId="36992088" w:rsidR="006161F7" w:rsidRDefault="006161F7" w:rsidP="006161F7">
      <w:pPr>
        <w:rPr>
          <w:rFonts w:cs="Segoe UI Semilight"/>
        </w:rPr>
      </w:pPr>
      <w:r>
        <w:rPr>
          <w:rFonts w:cs="Segoe UI Semilight"/>
        </w:rPr>
        <w:t xml:space="preserve">Il est également possible d’éditer la requête au travers de l’application (voir le chapitre </w:t>
      </w:r>
      <w:ins w:id="218" w:author="Martin Kuhn" w:date="2022-08-03T22:52:00Z">
        <w:r w:rsidR="006C4787" w:rsidRPr="006C4787">
          <w:rPr>
            <w:rFonts w:ascii="Segoe UI" w:hAnsi="Segoe UI" w:cs="Segoe UI"/>
            <w:rPrChange w:id="219" w:author="Martin Kuhn" w:date="2022-08-03T22:53:00Z">
              <w:rPr>
                <w:rFonts w:cs="Segoe UI Semilight"/>
              </w:rPr>
            </w:rPrChange>
          </w:rPr>
          <w:t>Edition des paramètres des sous-modèles depuis l’application</w:t>
        </w:r>
        <w:r w:rsidR="006C4787" w:rsidRPr="006C4787" w:rsidDel="006C4787">
          <w:rPr>
            <w:rFonts w:cs="Segoe UI Semilight"/>
          </w:rPr>
          <w:t xml:space="preserve"> </w:t>
        </w:r>
      </w:ins>
      <w:del w:id="220" w:author="Martin Kuhn" w:date="2022-08-03T22:52:00Z">
        <w:r w:rsidDel="006C4787">
          <w:rPr>
            <w:rFonts w:cs="Segoe UI Semilight"/>
          </w:rPr>
          <w:delText>BB</w:delText>
        </w:r>
      </w:del>
      <w:r>
        <w:rPr>
          <w:rFonts w:cs="Segoe UI Semilight"/>
        </w:rPr>
        <w:t>).</w:t>
      </w:r>
    </w:p>
    <w:p w14:paraId="1FF3D88F" w14:textId="5FE676E4" w:rsidR="002C43F8" w:rsidRPr="00C61FF6" w:rsidRDefault="002C43F8" w:rsidP="002C43F8">
      <w:pPr>
        <w:pStyle w:val="Titre4"/>
      </w:pPr>
      <w:r w:rsidRPr="00C61FF6">
        <w:t xml:space="preserve">Syntaxe </w:t>
      </w:r>
      <w:r>
        <w:t>des requêtes</w:t>
      </w:r>
    </w:p>
    <w:p w14:paraId="6D30CF1B" w14:textId="4B61751D" w:rsidR="006161F7" w:rsidRPr="006161F7" w:rsidRDefault="006161F7" w:rsidP="006161F7">
      <w:r w:rsidRPr="006161F7">
        <w:t xml:space="preserve">La syntaxe utilisée dans les requêtes de sélection, filtrage et tri des données source </w:t>
      </w:r>
      <w:r>
        <w:t xml:space="preserve">est basée sur SQL et </w:t>
      </w:r>
      <w:r w:rsidRPr="006161F7">
        <w:t xml:space="preserve">doit respecter le schéma suivant : </w:t>
      </w:r>
    </w:p>
    <w:p w14:paraId="04863FB0" w14:textId="75B8D629" w:rsidR="006161F7" w:rsidRPr="006161F7" w:rsidRDefault="006161F7" w:rsidP="00941BD5">
      <w:pPr>
        <w:ind w:left="142" w:hanging="142"/>
        <w:rPr>
          <w:lang w:val="en-US"/>
        </w:rPr>
      </w:pPr>
      <w:proofErr w:type="spellStart"/>
      <w:r>
        <w:rPr>
          <w:lang w:val="en-US"/>
        </w:rPr>
        <w:t>Syntaxe</w:t>
      </w:r>
      <w:proofErr w:type="spellEnd"/>
      <w:r>
        <w:rPr>
          <w:lang w:val="en-US"/>
        </w:rPr>
        <w:t>:</w:t>
      </w:r>
      <w:r w:rsidR="00941BD5">
        <w:rPr>
          <w:lang w:val="en-US"/>
        </w:rPr>
        <w:br/>
      </w:r>
      <w:r w:rsidRPr="006161F7">
        <w:rPr>
          <w:lang w:val="en-US"/>
        </w:rPr>
        <w:t>SELECT fieldnames FROM [</w:t>
      </w:r>
      <w:proofErr w:type="spellStart"/>
      <w:r w:rsidRPr="006161F7">
        <w:rPr>
          <w:lang w:val="en-US"/>
        </w:rPr>
        <w:t>ExcelSheetname</w:t>
      </w:r>
      <w:proofErr w:type="spellEnd"/>
      <w:r w:rsidRPr="006161F7">
        <w:rPr>
          <w:lang w:val="en-US"/>
        </w:rPr>
        <w:t xml:space="preserve">] WHERE </w:t>
      </w:r>
      <w:proofErr w:type="spellStart"/>
      <w:r w:rsidRPr="006161F7">
        <w:rPr>
          <w:lang w:val="en-US"/>
        </w:rPr>
        <w:t>filtercriteria</w:t>
      </w:r>
      <w:proofErr w:type="spellEnd"/>
      <w:r w:rsidRPr="006161F7">
        <w:rPr>
          <w:lang w:val="en-US"/>
        </w:rPr>
        <w:t xml:space="preserve"> ORDER BY </w:t>
      </w:r>
      <w:proofErr w:type="spellStart"/>
      <w:r w:rsidRPr="006161F7">
        <w:rPr>
          <w:lang w:val="en-US"/>
        </w:rPr>
        <w:t>ordercriteria</w:t>
      </w:r>
      <w:proofErr w:type="spellEnd"/>
    </w:p>
    <w:p w14:paraId="2FF86ED0" w14:textId="77777777" w:rsidR="00306BAF" w:rsidRPr="002933E0" w:rsidRDefault="006161F7" w:rsidP="00941BD5">
      <w:pPr>
        <w:tabs>
          <w:tab w:val="left" w:pos="1985"/>
        </w:tabs>
        <w:spacing w:after="0"/>
        <w:ind w:left="142"/>
        <w:rPr>
          <w:i/>
          <w:iCs/>
        </w:rPr>
      </w:pPr>
      <w:proofErr w:type="spellStart"/>
      <w:r w:rsidRPr="006161F7">
        <w:t>fieldnames</w:t>
      </w:r>
      <w:proofErr w:type="spellEnd"/>
      <w:r w:rsidRPr="006161F7">
        <w:tab/>
        <w:t xml:space="preserve">noms des champs à sélectionnés séparer par une virgule ou * pour </w:t>
      </w:r>
      <w:r w:rsidRPr="006161F7">
        <w:tab/>
        <w:t>sélectionner tous les champs (à utiliser de préférence).</w:t>
      </w:r>
    </w:p>
    <w:p w14:paraId="7277F63E" w14:textId="6BC2E440" w:rsidR="006161F7" w:rsidRPr="00306BAF" w:rsidRDefault="006161F7" w:rsidP="00941BD5">
      <w:pPr>
        <w:ind w:left="3119" w:hanging="1134"/>
        <w:rPr>
          <w:i/>
          <w:iCs/>
        </w:rPr>
      </w:pPr>
      <w:r w:rsidRPr="00306BAF">
        <w:rPr>
          <w:rStyle w:val="Accentuationlgre"/>
          <w:i/>
          <w:iCs w:val="0"/>
        </w:rPr>
        <w:t>Important</w:t>
      </w:r>
      <w:r w:rsidRPr="00306BAF">
        <w:rPr>
          <w:i/>
          <w:iCs/>
        </w:rPr>
        <w:t xml:space="preserve"> : les noms des champs doivent être </w:t>
      </w:r>
      <w:r w:rsidR="00306BAF">
        <w:rPr>
          <w:i/>
          <w:iCs/>
        </w:rPr>
        <w:t xml:space="preserve">placé </w:t>
      </w:r>
      <w:r w:rsidRPr="00306BAF">
        <w:rPr>
          <w:i/>
          <w:iCs/>
        </w:rPr>
        <w:t>entre les crochets [ ]</w:t>
      </w:r>
      <w:r w:rsidR="00306BAF">
        <w:rPr>
          <w:i/>
          <w:iCs/>
        </w:rPr>
        <w:t xml:space="preserve"> </w:t>
      </w:r>
      <w:r w:rsidRPr="00306BAF">
        <w:rPr>
          <w:i/>
          <w:iCs/>
        </w:rPr>
        <w:t xml:space="preserve">et </w:t>
      </w:r>
      <w:r w:rsidR="00306BAF">
        <w:rPr>
          <w:i/>
          <w:iCs/>
        </w:rPr>
        <w:t xml:space="preserve">être </w:t>
      </w:r>
      <w:r w:rsidRPr="00306BAF">
        <w:rPr>
          <w:i/>
          <w:iCs/>
        </w:rPr>
        <w:t>identique au titre de la colonne du fichier source Excel.</w:t>
      </w:r>
    </w:p>
    <w:p w14:paraId="30FB69B6" w14:textId="77777777" w:rsidR="00306BAF" w:rsidRPr="002933E0" w:rsidRDefault="006161F7" w:rsidP="00941BD5">
      <w:pPr>
        <w:tabs>
          <w:tab w:val="left" w:pos="1985"/>
        </w:tabs>
        <w:spacing w:after="0"/>
        <w:ind w:left="142"/>
        <w:rPr>
          <w:i/>
          <w:iCs/>
        </w:rPr>
      </w:pPr>
      <w:proofErr w:type="spellStart"/>
      <w:r w:rsidRPr="006161F7">
        <w:t>ExcelSheetname</w:t>
      </w:r>
      <w:proofErr w:type="spellEnd"/>
      <w:r w:rsidRPr="006161F7">
        <w:tab/>
        <w:t>nom de la feuille Excel contenant les données à sélectionner.</w:t>
      </w:r>
    </w:p>
    <w:p w14:paraId="7F2EA07B" w14:textId="45CBF830" w:rsidR="006161F7" w:rsidRPr="00306BAF" w:rsidRDefault="00306BAF" w:rsidP="00941BD5">
      <w:pPr>
        <w:ind w:left="3119" w:hanging="1134"/>
        <w:rPr>
          <w:rStyle w:val="Accentuationlgre"/>
          <w:i/>
          <w:iCs w:val="0"/>
        </w:rPr>
      </w:pPr>
      <w:r w:rsidRPr="00306BAF">
        <w:rPr>
          <w:rStyle w:val="Accentuationlgre"/>
          <w:i/>
          <w:iCs w:val="0"/>
        </w:rPr>
        <w:lastRenderedPageBreak/>
        <w:t>Important</w:t>
      </w:r>
      <w:r w:rsidRPr="00306BAF">
        <w:rPr>
          <w:rStyle w:val="Accentuationlgre"/>
        </w:rPr>
        <w:t> </w:t>
      </w:r>
      <w:r w:rsidR="006161F7" w:rsidRPr="00306BAF">
        <w:rPr>
          <w:rStyle w:val="Accentuationlgre"/>
          <w:i/>
          <w:iCs w:val="0"/>
        </w:rPr>
        <w:t xml:space="preserve">: </w:t>
      </w:r>
      <w:r w:rsidRPr="00306BAF">
        <w:rPr>
          <w:i/>
          <w:iCs/>
        </w:rPr>
        <w:t>L</w:t>
      </w:r>
      <w:r w:rsidR="006161F7" w:rsidRPr="00306BAF">
        <w:rPr>
          <w:i/>
          <w:iCs/>
        </w:rPr>
        <w:t>e nom doit impérativement être encadrer par des crochets et terminer par le caractère $ (dollar US)</w:t>
      </w:r>
      <w:r w:rsidRPr="00306BAF">
        <w:rPr>
          <w:i/>
          <w:iCs/>
        </w:rPr>
        <w:t>.</w:t>
      </w:r>
    </w:p>
    <w:p w14:paraId="3ACF878B" w14:textId="77777777" w:rsidR="006161F7" w:rsidRPr="006161F7" w:rsidRDefault="006161F7" w:rsidP="00941BD5">
      <w:pPr>
        <w:tabs>
          <w:tab w:val="left" w:pos="1985"/>
        </w:tabs>
        <w:spacing w:after="0"/>
        <w:ind w:left="142"/>
      </w:pPr>
      <w:proofErr w:type="spellStart"/>
      <w:r w:rsidRPr="006161F7">
        <w:t>filtercriteria</w:t>
      </w:r>
      <w:proofErr w:type="spellEnd"/>
      <w:r w:rsidRPr="006161F7">
        <w:tab/>
        <w:t>opérateur de comparaison :</w:t>
      </w:r>
    </w:p>
    <w:p w14:paraId="468FB8E3" w14:textId="7AEFC753" w:rsidR="006161F7" w:rsidRPr="006161F7" w:rsidRDefault="006161F7" w:rsidP="002933E0">
      <w:pPr>
        <w:tabs>
          <w:tab w:val="left" w:pos="1985"/>
        </w:tabs>
        <w:ind w:left="1985"/>
        <w:contextualSpacing/>
      </w:pPr>
      <w:r w:rsidRPr="006161F7">
        <w:t>= égal à</w:t>
      </w:r>
    </w:p>
    <w:p w14:paraId="12B4AAB1" w14:textId="77777777" w:rsidR="006161F7" w:rsidRPr="006161F7" w:rsidRDefault="006161F7" w:rsidP="002933E0">
      <w:pPr>
        <w:tabs>
          <w:tab w:val="left" w:pos="1985"/>
        </w:tabs>
        <w:ind w:left="1985"/>
        <w:contextualSpacing/>
      </w:pPr>
      <w:r w:rsidRPr="006161F7">
        <w:t>&lt;&gt; différent de</w:t>
      </w:r>
    </w:p>
    <w:p w14:paraId="3805140E" w14:textId="77777777" w:rsidR="006161F7" w:rsidRPr="006161F7" w:rsidRDefault="006161F7" w:rsidP="002933E0">
      <w:pPr>
        <w:tabs>
          <w:tab w:val="left" w:pos="1985"/>
        </w:tabs>
        <w:ind w:left="1985"/>
        <w:contextualSpacing/>
      </w:pPr>
      <w:r w:rsidRPr="006161F7">
        <w:t>&gt; plus grand que</w:t>
      </w:r>
    </w:p>
    <w:p w14:paraId="35DF2910" w14:textId="77777777" w:rsidR="006161F7" w:rsidRPr="006161F7" w:rsidRDefault="006161F7" w:rsidP="002933E0">
      <w:pPr>
        <w:tabs>
          <w:tab w:val="left" w:pos="1985"/>
        </w:tabs>
        <w:ind w:left="1985"/>
        <w:contextualSpacing/>
      </w:pPr>
      <w:r w:rsidRPr="006161F7">
        <w:t>&lt; plus petit que</w:t>
      </w:r>
    </w:p>
    <w:p w14:paraId="4D372BB2" w14:textId="5BBEBE93" w:rsidR="006161F7" w:rsidRPr="006161F7" w:rsidRDefault="006161F7" w:rsidP="002933E0">
      <w:pPr>
        <w:tabs>
          <w:tab w:val="left" w:pos="1985"/>
        </w:tabs>
        <w:ind w:left="1985"/>
        <w:contextualSpacing/>
      </w:pPr>
      <w:r w:rsidRPr="006161F7">
        <w:t>&gt;= plus grand ou égal que</w:t>
      </w:r>
    </w:p>
    <w:p w14:paraId="5894202F" w14:textId="3FA1FE52" w:rsidR="006161F7" w:rsidRPr="006161F7" w:rsidRDefault="006161F7" w:rsidP="002933E0">
      <w:pPr>
        <w:tabs>
          <w:tab w:val="left" w:pos="1985"/>
        </w:tabs>
        <w:ind w:left="1985"/>
        <w:contextualSpacing/>
      </w:pPr>
      <w:r w:rsidRPr="006161F7">
        <w:t>&lt;= plus petit ou égal que</w:t>
      </w:r>
    </w:p>
    <w:p w14:paraId="45A380B8" w14:textId="77777777" w:rsidR="006161F7" w:rsidRPr="006161F7" w:rsidRDefault="006161F7" w:rsidP="002933E0">
      <w:pPr>
        <w:tabs>
          <w:tab w:val="left" w:pos="1985"/>
        </w:tabs>
        <w:ind w:left="1985"/>
        <w:contextualSpacing/>
      </w:pPr>
      <w:r w:rsidRPr="006161F7">
        <w:t xml:space="preserve">IS NOT NULL n’est pas vide </w:t>
      </w:r>
      <w:hyperlink r:id="rId52" w:history="1">
        <w:r w:rsidRPr="00306BAF">
          <w:t>SQL IS NULL / IS NOT NULL - SQL</w:t>
        </w:r>
      </w:hyperlink>
    </w:p>
    <w:p w14:paraId="2C8DDDEC" w14:textId="77777777" w:rsidR="006161F7" w:rsidRPr="006161F7" w:rsidRDefault="006161F7" w:rsidP="002933E0">
      <w:pPr>
        <w:tabs>
          <w:tab w:val="left" w:pos="1985"/>
        </w:tabs>
        <w:ind w:left="1985"/>
        <w:contextualSpacing/>
      </w:pPr>
      <w:r w:rsidRPr="006161F7">
        <w:t>IS NULL est vide</w:t>
      </w:r>
    </w:p>
    <w:p w14:paraId="598780B9" w14:textId="77777777" w:rsidR="006161F7" w:rsidRPr="006161F7" w:rsidRDefault="006161F7" w:rsidP="002933E0">
      <w:pPr>
        <w:tabs>
          <w:tab w:val="left" w:pos="1985"/>
        </w:tabs>
        <w:ind w:left="1985"/>
        <w:contextualSpacing/>
      </w:pPr>
      <w:r w:rsidRPr="006161F7">
        <w:t>LIKE contient</w:t>
      </w:r>
    </w:p>
    <w:p w14:paraId="545EDB12" w14:textId="44A65F5D" w:rsidR="006161F7" w:rsidRPr="006161F7" w:rsidRDefault="006161F7" w:rsidP="00941BD5">
      <w:pPr>
        <w:ind w:left="142"/>
      </w:pPr>
      <w:r w:rsidRPr="006161F7">
        <w:t>Vous pouvez combiner les filtres avec les opérateurs logique AND et OR ainsi que les parenthèses.</w:t>
      </w:r>
    </w:p>
    <w:p w14:paraId="6DD11A72" w14:textId="01678DAA" w:rsidR="006161F7" w:rsidRPr="006161F7" w:rsidRDefault="00005DAE" w:rsidP="00941BD5">
      <w:pPr>
        <w:ind w:left="1418" w:hanging="1276"/>
        <w:rPr>
          <w:i/>
          <w:iCs/>
        </w:rPr>
      </w:pPr>
      <w:r w:rsidRPr="00005DAE">
        <w:rPr>
          <w:rStyle w:val="Accentuationlgre"/>
          <w:i/>
          <w:iCs w:val="0"/>
        </w:rPr>
        <w:t>Important</w:t>
      </w:r>
      <w:r w:rsidR="006161F7" w:rsidRPr="006161F7">
        <w:rPr>
          <w:i/>
          <w:iCs/>
        </w:rPr>
        <w:t xml:space="preserve"> : les noms des champs doivent être entre les crochets et </w:t>
      </w:r>
      <w:r>
        <w:rPr>
          <w:i/>
          <w:iCs/>
        </w:rPr>
        <w:t>identique au</w:t>
      </w:r>
      <w:r w:rsidR="006161F7" w:rsidRPr="006161F7">
        <w:rPr>
          <w:i/>
          <w:iCs/>
        </w:rPr>
        <w:t xml:space="preserve"> titre de la colonne du fichier </w:t>
      </w:r>
      <w:r>
        <w:rPr>
          <w:i/>
          <w:iCs/>
        </w:rPr>
        <w:t xml:space="preserve">source </w:t>
      </w:r>
      <w:r w:rsidR="006161F7" w:rsidRPr="006161F7">
        <w:rPr>
          <w:i/>
          <w:iCs/>
        </w:rPr>
        <w:t>Excel. Si le critère est un texte il doit être encadré par un guillemet simple ‘. Pour l’opérateur LIKE le caractère joker (remplace tous les autres caractères) est le % (pourcent</w:t>
      </w:r>
      <w:r>
        <w:rPr>
          <w:i/>
          <w:iCs/>
        </w:rPr>
        <w:t>)</w:t>
      </w:r>
      <w:r w:rsidR="006161F7" w:rsidRPr="006161F7">
        <w:rPr>
          <w:i/>
          <w:iCs/>
        </w:rPr>
        <w:t>.</w:t>
      </w:r>
    </w:p>
    <w:p w14:paraId="690E86E8" w14:textId="1C645EC3" w:rsidR="006161F7" w:rsidRPr="006161F7" w:rsidRDefault="006161F7" w:rsidP="00941BD5">
      <w:pPr>
        <w:ind w:left="284" w:hanging="142"/>
        <w:rPr>
          <w:lang w:val="en-US"/>
        </w:rPr>
      </w:pPr>
      <w:r w:rsidRPr="00005DAE">
        <w:rPr>
          <w:rStyle w:val="Accentuationlgre"/>
        </w:rPr>
        <w:t>Exemple de filtre</w:t>
      </w:r>
      <w:r w:rsidRPr="006161F7">
        <w:rPr>
          <w:lang w:val="en-US"/>
        </w:rPr>
        <w:t> :</w:t>
      </w:r>
      <w:r w:rsidR="002E7E8E">
        <w:rPr>
          <w:lang w:val="en-US"/>
        </w:rPr>
        <w:br/>
      </w:r>
      <w:r w:rsidRPr="006161F7">
        <w:rPr>
          <w:lang w:val="en-US"/>
        </w:rPr>
        <w:t>WHERE [Tags] LIKE '%</w:t>
      </w:r>
      <w:proofErr w:type="spellStart"/>
      <w:r w:rsidRPr="006161F7">
        <w:rPr>
          <w:lang w:val="en-US"/>
        </w:rPr>
        <w:t>panellist</w:t>
      </w:r>
      <w:proofErr w:type="spellEnd"/>
      <w:r w:rsidRPr="006161F7">
        <w:rPr>
          <w:lang w:val="en-US"/>
        </w:rPr>
        <w:t>%' AND [Status] = 'Approved' AND ([Check-in Date] IS NOT null AND [Check-in Date] &lt;&gt; '')</w:t>
      </w:r>
    </w:p>
    <w:p w14:paraId="6D5A704F" w14:textId="17937E3D" w:rsidR="006161F7" w:rsidRPr="006161F7" w:rsidRDefault="002E7E8E" w:rsidP="00941BD5">
      <w:pPr>
        <w:ind w:left="1560" w:hanging="1276"/>
      </w:pPr>
      <w:r w:rsidRPr="00005DAE">
        <w:rPr>
          <w:rStyle w:val="Accentuationlgre"/>
        </w:rPr>
        <w:t>Explication</w:t>
      </w:r>
      <w:r w:rsidRPr="006161F7">
        <w:t xml:space="preserve"> :</w:t>
      </w:r>
      <w:r w:rsidR="006161F7" w:rsidRPr="006161F7">
        <w:t xml:space="preserve"> </w:t>
      </w:r>
      <w:r w:rsidR="00945AF8">
        <w:t>N</w:t>
      </w:r>
      <w:r w:rsidR="006161F7" w:rsidRPr="006161F7">
        <w:t xml:space="preserve">e sélectionne que les participants dont la colonne </w:t>
      </w:r>
      <w:r w:rsidR="006161F7" w:rsidRPr="00136F40">
        <w:rPr>
          <w:rStyle w:val="Accentuationlgre"/>
        </w:rPr>
        <w:t>Tags</w:t>
      </w:r>
      <w:r w:rsidR="006161F7" w:rsidRPr="006161F7">
        <w:t xml:space="preserve"> contient le mot </w:t>
      </w:r>
      <w:proofErr w:type="spellStart"/>
      <w:r w:rsidR="006161F7" w:rsidRPr="00136F40">
        <w:rPr>
          <w:rStyle w:val="Accentuationlgre"/>
        </w:rPr>
        <w:t>panellist</w:t>
      </w:r>
      <w:proofErr w:type="spellEnd"/>
      <w:r w:rsidR="006161F7" w:rsidRPr="006161F7">
        <w:t xml:space="preserve"> et la colonne </w:t>
      </w:r>
      <w:proofErr w:type="spellStart"/>
      <w:r w:rsidR="006161F7" w:rsidRPr="00136F40">
        <w:rPr>
          <w:rStyle w:val="Accentuationlgre"/>
        </w:rPr>
        <w:t>Status</w:t>
      </w:r>
      <w:proofErr w:type="spellEnd"/>
      <w:r w:rsidR="006161F7" w:rsidRPr="006161F7">
        <w:t xml:space="preserve"> contient uniquement le mot </w:t>
      </w:r>
      <w:proofErr w:type="spellStart"/>
      <w:r w:rsidR="006161F7" w:rsidRPr="00136F40">
        <w:rPr>
          <w:rStyle w:val="Accentuationlgre"/>
        </w:rPr>
        <w:t>Approved</w:t>
      </w:r>
      <w:proofErr w:type="spellEnd"/>
      <w:r w:rsidR="006161F7" w:rsidRPr="006161F7">
        <w:t xml:space="preserve"> et la colonne </w:t>
      </w:r>
      <w:r w:rsidR="006161F7" w:rsidRPr="00136F40">
        <w:rPr>
          <w:rStyle w:val="Accentuationlgre"/>
        </w:rPr>
        <w:t>Check-in Date</w:t>
      </w:r>
      <w:r w:rsidR="006161F7" w:rsidRPr="006161F7">
        <w:t xml:space="preserve"> contient une date quelconque (n’est pas vide).</w:t>
      </w:r>
    </w:p>
    <w:p w14:paraId="50E7FD7A" w14:textId="77777777" w:rsidR="006161F7" w:rsidRPr="006161F7" w:rsidRDefault="006161F7" w:rsidP="003A70FB">
      <w:pPr>
        <w:tabs>
          <w:tab w:val="left" w:pos="1985"/>
        </w:tabs>
        <w:spacing w:after="0"/>
        <w:ind w:left="284"/>
      </w:pPr>
      <w:proofErr w:type="spellStart"/>
      <w:r w:rsidRPr="006161F7">
        <w:t>ordercriteria</w:t>
      </w:r>
      <w:proofErr w:type="spellEnd"/>
      <w:r w:rsidRPr="006161F7">
        <w:tab/>
        <w:t>ordre de tri du champ :</w:t>
      </w:r>
    </w:p>
    <w:p w14:paraId="6EF42203" w14:textId="77777777" w:rsidR="006161F7" w:rsidRPr="006161F7" w:rsidRDefault="006161F7" w:rsidP="002933E0">
      <w:pPr>
        <w:tabs>
          <w:tab w:val="left" w:pos="1985"/>
        </w:tabs>
        <w:spacing w:after="0"/>
        <w:ind w:left="1985"/>
      </w:pPr>
      <w:r w:rsidRPr="006161F7">
        <w:t>ASC tri ascendant</w:t>
      </w:r>
    </w:p>
    <w:p w14:paraId="26C9AE20" w14:textId="77777777" w:rsidR="006161F7" w:rsidRPr="006161F7" w:rsidRDefault="006161F7" w:rsidP="002933E0">
      <w:pPr>
        <w:tabs>
          <w:tab w:val="left" w:pos="1985"/>
        </w:tabs>
        <w:spacing w:after="0"/>
        <w:ind w:left="1985"/>
      </w:pPr>
      <w:r w:rsidRPr="006161F7">
        <w:t>DESC tri descendant</w:t>
      </w:r>
    </w:p>
    <w:p w14:paraId="0B95EB9C" w14:textId="5FC376C0" w:rsidR="006161F7" w:rsidRPr="006161F7" w:rsidRDefault="006161F7" w:rsidP="00005DAE">
      <w:pPr>
        <w:ind w:left="284"/>
      </w:pPr>
      <w:r w:rsidRPr="006161F7">
        <w:t>Vous pouvez trier plusieurs colonnes en séparant par une virgule</w:t>
      </w:r>
      <w:r w:rsidR="00005DAE">
        <w:t>.</w:t>
      </w:r>
    </w:p>
    <w:p w14:paraId="6D6035BA" w14:textId="4749B570" w:rsidR="006161F7" w:rsidRPr="006161F7" w:rsidRDefault="00005DAE" w:rsidP="00945AF8">
      <w:pPr>
        <w:ind w:left="1418" w:hanging="1134"/>
      </w:pPr>
      <w:r w:rsidRPr="00005DAE">
        <w:rPr>
          <w:rStyle w:val="Accentuationlgre"/>
          <w:i/>
          <w:iCs w:val="0"/>
        </w:rPr>
        <w:t>Important</w:t>
      </w:r>
      <w:r w:rsidRPr="006161F7">
        <w:rPr>
          <w:i/>
          <w:iCs/>
        </w:rPr>
        <w:t xml:space="preserve"> : </w:t>
      </w:r>
      <w:r w:rsidR="00945AF8">
        <w:rPr>
          <w:i/>
          <w:iCs/>
        </w:rPr>
        <w:t>L</w:t>
      </w:r>
      <w:r w:rsidRPr="006161F7">
        <w:rPr>
          <w:i/>
          <w:iCs/>
        </w:rPr>
        <w:t xml:space="preserve">es noms des champs doivent être entre les crochets et </w:t>
      </w:r>
      <w:r>
        <w:rPr>
          <w:i/>
          <w:iCs/>
        </w:rPr>
        <w:t>identique au</w:t>
      </w:r>
      <w:r w:rsidRPr="006161F7">
        <w:rPr>
          <w:i/>
          <w:iCs/>
        </w:rPr>
        <w:t xml:space="preserve"> titre de la colonne du fichier </w:t>
      </w:r>
      <w:r>
        <w:rPr>
          <w:i/>
          <w:iCs/>
        </w:rPr>
        <w:t xml:space="preserve">source </w:t>
      </w:r>
      <w:r w:rsidRPr="006161F7">
        <w:rPr>
          <w:i/>
          <w:iCs/>
        </w:rPr>
        <w:t>Excel.</w:t>
      </w:r>
    </w:p>
    <w:p w14:paraId="1EFA0739" w14:textId="77777777" w:rsidR="006161F7" w:rsidRPr="006161F7" w:rsidRDefault="006161F7" w:rsidP="00005DAE">
      <w:pPr>
        <w:ind w:left="284"/>
        <w:rPr>
          <w:lang w:val="en-US"/>
        </w:rPr>
      </w:pPr>
      <w:r w:rsidRPr="00005DAE">
        <w:rPr>
          <w:rStyle w:val="Accentuationlgre"/>
        </w:rPr>
        <w:t>Exemple de tri</w:t>
      </w:r>
      <w:r w:rsidRPr="006161F7">
        <w:rPr>
          <w:lang w:val="en-US"/>
        </w:rPr>
        <w:t> : ORDER BY [Rank] ASC, [Last Name] ASC</w:t>
      </w:r>
    </w:p>
    <w:p w14:paraId="78F3E9D9" w14:textId="12C32C61" w:rsidR="006161F7" w:rsidRPr="006161F7" w:rsidRDefault="006161F7" w:rsidP="00945AF8">
      <w:pPr>
        <w:ind w:left="1560" w:hanging="1276"/>
      </w:pPr>
      <w:r w:rsidRPr="00005DAE">
        <w:rPr>
          <w:rStyle w:val="Accentuationlgre"/>
        </w:rPr>
        <w:t>Explication</w:t>
      </w:r>
      <w:r w:rsidRPr="006161F7">
        <w:t xml:space="preserve"> : </w:t>
      </w:r>
      <w:r w:rsidR="00945AF8">
        <w:t>T</w:t>
      </w:r>
      <w:r w:rsidRPr="006161F7">
        <w:t xml:space="preserve">rie les participants par la colonne </w:t>
      </w:r>
      <w:r w:rsidRPr="00136F40">
        <w:rPr>
          <w:rStyle w:val="Accentuationlgre"/>
        </w:rPr>
        <w:t>Rank</w:t>
      </w:r>
      <w:r w:rsidRPr="006161F7">
        <w:t xml:space="preserve"> par ordre croissant et trie la colonne </w:t>
      </w:r>
      <w:r w:rsidRPr="00136F40">
        <w:rPr>
          <w:rStyle w:val="Accentuationlgre"/>
        </w:rPr>
        <w:t>Last Name</w:t>
      </w:r>
      <w:r w:rsidRPr="006161F7">
        <w:t xml:space="preserve"> par ordre alphabétique croissant également.</w:t>
      </w:r>
    </w:p>
    <w:p w14:paraId="4BD839AA" w14:textId="55F5C176" w:rsidR="006161F7" w:rsidRPr="006161F7" w:rsidRDefault="006161F7" w:rsidP="002E7E8E">
      <w:pPr>
        <w:ind w:left="142" w:hanging="142"/>
        <w:rPr>
          <w:lang w:val="en-US"/>
        </w:rPr>
      </w:pPr>
      <w:r w:rsidRPr="00005DAE">
        <w:rPr>
          <w:rStyle w:val="Accentuationlgre"/>
        </w:rPr>
        <w:t>Exemple de requête :</w:t>
      </w:r>
      <w:r w:rsidR="002E7E8E">
        <w:rPr>
          <w:rStyle w:val="Accentuationlgre"/>
        </w:rPr>
        <w:br/>
      </w:r>
      <w:r w:rsidRPr="006161F7">
        <w:rPr>
          <w:lang w:val="en-US"/>
        </w:rPr>
        <w:t>SELECT * FROM [Sheet1$] WHERE [Representation Type] = 'Government' AND [Rep Sub Type] = 'Holy See (Vatican City State)' AND [Status] = 'Approved' AND [Check-in Date] IS NOT null AND [Check-in Date] &lt;&gt; '' ORDER BY [Rank] ASC, [Last Name] ASC</w:t>
      </w:r>
    </w:p>
    <w:p w14:paraId="412917BC" w14:textId="193C347D" w:rsidR="006161F7" w:rsidRPr="006161F7" w:rsidRDefault="002E7E8E" w:rsidP="002E7E8E">
      <w:pPr>
        <w:ind w:left="1276" w:hanging="1134"/>
      </w:pPr>
      <w:r w:rsidRPr="00F042C7">
        <w:rPr>
          <w:rStyle w:val="Accentuationlgre"/>
        </w:rPr>
        <w:t>Explication</w:t>
      </w:r>
      <w:r w:rsidRPr="006161F7">
        <w:t xml:space="preserve"> :</w:t>
      </w:r>
      <w:r w:rsidR="006161F7" w:rsidRPr="006161F7">
        <w:t xml:space="preserve"> </w:t>
      </w:r>
      <w:r w:rsidR="00945AF8">
        <w:t>A</w:t>
      </w:r>
      <w:r w:rsidR="006161F7" w:rsidRPr="006161F7">
        <w:t xml:space="preserve">ffiche toutes les colonnes des participants de la feuille Excel </w:t>
      </w:r>
      <w:r w:rsidR="006161F7" w:rsidRPr="00F042C7">
        <w:rPr>
          <w:rStyle w:val="Accentuationlgre"/>
        </w:rPr>
        <w:t>Sheet1</w:t>
      </w:r>
      <w:r w:rsidR="006161F7" w:rsidRPr="006161F7">
        <w:t xml:space="preserve"> dont la colonne </w:t>
      </w:r>
      <w:proofErr w:type="spellStart"/>
      <w:r w:rsidR="006161F7" w:rsidRPr="00F042C7">
        <w:rPr>
          <w:rStyle w:val="Accentuationlgre"/>
        </w:rPr>
        <w:t>Representation</w:t>
      </w:r>
      <w:proofErr w:type="spellEnd"/>
      <w:r w:rsidR="006161F7" w:rsidRPr="00F042C7">
        <w:rPr>
          <w:rStyle w:val="Accentuationlgre"/>
        </w:rPr>
        <w:t xml:space="preserve"> Type</w:t>
      </w:r>
      <w:r w:rsidR="006161F7" w:rsidRPr="006161F7">
        <w:t xml:space="preserve"> contient uniquement le mot </w:t>
      </w:r>
      <w:proofErr w:type="spellStart"/>
      <w:r w:rsidR="006161F7" w:rsidRPr="00F042C7">
        <w:rPr>
          <w:rStyle w:val="Accentuationlgre"/>
        </w:rPr>
        <w:t>Gouvernment</w:t>
      </w:r>
      <w:proofErr w:type="spellEnd"/>
      <w:r w:rsidR="006161F7" w:rsidRPr="006161F7">
        <w:t xml:space="preserve"> et la </w:t>
      </w:r>
      <w:r w:rsidR="006161F7" w:rsidRPr="006161F7">
        <w:lastRenderedPageBreak/>
        <w:t xml:space="preserve">colonne </w:t>
      </w:r>
      <w:r w:rsidR="006161F7" w:rsidRPr="00F042C7">
        <w:rPr>
          <w:rStyle w:val="Accentuationlgre"/>
        </w:rPr>
        <w:t xml:space="preserve">Rep </w:t>
      </w:r>
      <w:proofErr w:type="spellStart"/>
      <w:r w:rsidR="006161F7" w:rsidRPr="00F042C7">
        <w:rPr>
          <w:rStyle w:val="Accentuationlgre"/>
        </w:rPr>
        <w:t>Sub</w:t>
      </w:r>
      <w:proofErr w:type="spellEnd"/>
      <w:r w:rsidR="006161F7" w:rsidRPr="00F042C7">
        <w:rPr>
          <w:rStyle w:val="Accentuationlgre"/>
        </w:rPr>
        <w:t xml:space="preserve"> Type</w:t>
      </w:r>
      <w:r w:rsidR="006161F7" w:rsidRPr="006161F7">
        <w:t xml:space="preserve"> contient uniquement la phrase </w:t>
      </w:r>
      <w:r w:rsidR="006161F7" w:rsidRPr="00F042C7">
        <w:rPr>
          <w:rStyle w:val="Accentuationlgre"/>
        </w:rPr>
        <w:t xml:space="preserve">Holy </w:t>
      </w:r>
      <w:proofErr w:type="spellStart"/>
      <w:r w:rsidR="006161F7" w:rsidRPr="00F042C7">
        <w:rPr>
          <w:rStyle w:val="Accentuationlgre"/>
        </w:rPr>
        <w:t>See</w:t>
      </w:r>
      <w:proofErr w:type="spellEnd"/>
      <w:r w:rsidR="006161F7" w:rsidRPr="00F042C7">
        <w:rPr>
          <w:rStyle w:val="Accentuationlgre"/>
        </w:rPr>
        <w:t xml:space="preserve"> (Vatican City State)</w:t>
      </w:r>
      <w:r w:rsidR="006161F7" w:rsidRPr="006161F7">
        <w:t xml:space="preserve"> et la colonne </w:t>
      </w:r>
      <w:proofErr w:type="spellStart"/>
      <w:r w:rsidR="006161F7" w:rsidRPr="00F042C7">
        <w:rPr>
          <w:rStyle w:val="Accentuationlgre"/>
        </w:rPr>
        <w:t>Status</w:t>
      </w:r>
      <w:proofErr w:type="spellEnd"/>
      <w:r w:rsidR="006161F7" w:rsidRPr="006161F7">
        <w:t xml:space="preserve"> contient uniquement le mot </w:t>
      </w:r>
      <w:proofErr w:type="spellStart"/>
      <w:r w:rsidR="006161F7" w:rsidRPr="00F042C7">
        <w:rPr>
          <w:rStyle w:val="Accentuationlgre"/>
        </w:rPr>
        <w:t>Approved</w:t>
      </w:r>
      <w:proofErr w:type="spellEnd"/>
      <w:r w:rsidR="006161F7" w:rsidRPr="006161F7">
        <w:t xml:space="preserve"> et la colonne </w:t>
      </w:r>
      <w:r w:rsidR="006161F7" w:rsidRPr="00F042C7">
        <w:rPr>
          <w:rStyle w:val="Accentuationlgre"/>
        </w:rPr>
        <w:t>Check-in Date</w:t>
      </w:r>
      <w:r w:rsidR="006161F7" w:rsidRPr="006161F7">
        <w:t xml:space="preserve"> contient une date quelconque.</w:t>
      </w:r>
    </w:p>
    <w:p w14:paraId="5521B3FD" w14:textId="7C9EDC98" w:rsidR="009D5691" w:rsidRPr="009D5691" w:rsidRDefault="00A5231A" w:rsidP="002C43F8">
      <w:pPr>
        <w:pStyle w:val="Titre2"/>
      </w:pPr>
      <w:bookmarkStart w:id="221" w:name="_Ref89010951"/>
      <w:bookmarkStart w:id="222" w:name="_Toc110521266"/>
      <w:r>
        <w:t>Edition des paramètres d</w:t>
      </w:r>
      <w:del w:id="223" w:author="Martin Kuhn" w:date="2022-08-04T10:53:00Z">
        <w:r w:rsidDel="00BC2F61">
          <w:delText>’u</w:delText>
        </w:r>
      </w:del>
      <w:ins w:id="224" w:author="Martin Kuhn" w:date="2022-08-04T10:53:00Z">
        <w:r w:rsidR="00BC2F61">
          <w:t>u</w:t>
        </w:r>
      </w:ins>
      <w:del w:id="225" w:author="Martin Kuhn" w:date="2022-08-04T10:53:00Z">
        <w:r w:rsidDel="00BC2F61">
          <w:delText>n</w:delText>
        </w:r>
      </w:del>
      <w:r>
        <w:t xml:space="preserve"> modèle</w:t>
      </w:r>
      <w:ins w:id="226" w:author="Martin Kuhn" w:date="2022-08-03T22:51:00Z">
        <w:r w:rsidR="006C4787">
          <w:t xml:space="preserve"> principal</w:t>
        </w:r>
      </w:ins>
      <w:r w:rsidR="005B439E">
        <w:t xml:space="preserve"> </w:t>
      </w:r>
      <w:del w:id="227" w:author="Martin Kuhn" w:date="2022-08-04T15:58:00Z">
        <w:r w:rsidDel="007D15B0">
          <w:delText xml:space="preserve">depuis </w:delText>
        </w:r>
      </w:del>
      <w:ins w:id="228" w:author="Martin Kuhn" w:date="2022-08-04T15:58:00Z">
        <w:r w:rsidR="007D15B0">
          <w:t>au moyen de</w:t>
        </w:r>
        <w:r w:rsidR="007D15B0">
          <w:t xml:space="preserve"> </w:t>
        </w:r>
      </w:ins>
      <w:r w:rsidR="002C43F8">
        <w:t>l’application</w:t>
      </w:r>
      <w:bookmarkEnd w:id="221"/>
      <w:bookmarkEnd w:id="222"/>
    </w:p>
    <w:p w14:paraId="2741539B" w14:textId="6104C6FE" w:rsidR="00A5231A" w:rsidRDefault="00A5231A" w:rsidP="003611FF">
      <w:pPr>
        <w:rPr>
          <w:rFonts w:cs="Segoe UI Semilight"/>
        </w:rPr>
      </w:pPr>
      <w:r>
        <w:t>Il est possible d’éditer les paramètres d’un modèle directement depuis l’application en utilisant le bouton situé en haut à droite de l’écran de la dernière étape.</w:t>
      </w:r>
      <w:r>
        <w:br/>
      </w:r>
      <w:r>
        <w:rPr>
          <w:noProof/>
        </w:rPr>
        <w:drawing>
          <wp:inline distT="0" distB="0" distL="0" distR="0" wp14:anchorId="66F6FD35" wp14:editId="76B02C5D">
            <wp:extent cx="2520000" cy="13533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3">
                      <a:extLst>
                        <a:ext uri="{28A0092B-C50C-407E-A947-70E740481C1C}">
                          <a14:useLocalDpi xmlns:a14="http://schemas.microsoft.com/office/drawing/2010/main" val="0"/>
                        </a:ext>
                      </a:extLst>
                    </a:blip>
                    <a:stretch>
                      <a:fillRect/>
                    </a:stretch>
                  </pic:blipFill>
                  <pic:spPr>
                    <a:xfrm>
                      <a:off x="0" y="0"/>
                      <a:ext cx="2520000" cy="1353333"/>
                    </a:xfrm>
                    <a:prstGeom prst="rect">
                      <a:avLst/>
                    </a:prstGeom>
                  </pic:spPr>
                </pic:pic>
              </a:graphicData>
            </a:graphic>
          </wp:inline>
        </w:drawing>
      </w:r>
      <w:r w:rsidR="0039006B">
        <w:br/>
      </w:r>
      <w:ins w:id="229" w:author="Martin Kuhn" w:date="2022-08-04T10:56:00Z">
        <w:r w:rsidR="00BC2F61">
          <w:rPr>
            <w:noProof/>
          </w:rPr>
          <w:drawing>
            <wp:inline distT="0" distB="0" distL="0" distR="0" wp14:anchorId="6ED46EC9" wp14:editId="62480422">
              <wp:extent cx="5040000" cy="3064445"/>
              <wp:effectExtent l="0" t="0" r="825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000" cy="3064445"/>
                      </a:xfrm>
                      <a:prstGeom prst="rect">
                        <a:avLst/>
                      </a:prstGeom>
                    </pic:spPr>
                  </pic:pic>
                </a:graphicData>
              </a:graphic>
            </wp:inline>
          </w:drawing>
        </w:r>
      </w:ins>
      <w:del w:id="230" w:author="Martin Kuhn" w:date="2022-08-04T10:56:00Z">
        <w:r w:rsidDel="00BC2F61">
          <w:rPr>
            <w:noProof/>
          </w:rPr>
          <w:drawing>
            <wp:inline distT="0" distB="0" distL="0" distR="0" wp14:anchorId="665F9A2F" wp14:editId="0F52E9A6">
              <wp:extent cx="3960000" cy="2408400"/>
              <wp:effectExtent l="0" t="0" r="254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3960000" cy="2408400"/>
                      </a:xfrm>
                      <a:prstGeom prst="rect">
                        <a:avLst/>
                      </a:prstGeom>
                    </pic:spPr>
                  </pic:pic>
                </a:graphicData>
              </a:graphic>
            </wp:inline>
          </w:drawing>
        </w:r>
      </w:del>
    </w:p>
    <w:p w14:paraId="4CB3D58F" w14:textId="1714F754" w:rsidR="00A5231A" w:rsidRPr="00A5231A" w:rsidRDefault="00A5231A" w:rsidP="002933E0">
      <w:r w:rsidRPr="00A5231A">
        <w:t xml:space="preserve">L’onglet </w:t>
      </w:r>
      <w:r w:rsidRPr="002933E0">
        <w:rPr>
          <w:rStyle w:val="Accentuationlgre"/>
        </w:rPr>
        <w:t xml:space="preserve">Main </w:t>
      </w:r>
      <w:proofErr w:type="spellStart"/>
      <w:r w:rsidRPr="002933E0">
        <w:rPr>
          <w:rStyle w:val="Accentuationlgre"/>
        </w:rPr>
        <w:t>template</w:t>
      </w:r>
      <w:proofErr w:type="spellEnd"/>
      <w:r w:rsidRPr="00A5231A">
        <w:t xml:space="preserve"> de cet écran vous permet de modifier les paramètres du modèle principal.</w:t>
      </w:r>
    </w:p>
    <w:p w14:paraId="2A14A857" w14:textId="33DD868B" w:rsidR="00A5231A" w:rsidRPr="00A5231A" w:rsidRDefault="00A5231A" w:rsidP="003A70FB">
      <w:pPr>
        <w:ind w:left="142" w:hanging="142"/>
      </w:pPr>
      <w:proofErr w:type="spellStart"/>
      <w:r w:rsidRPr="003A70FB">
        <w:rPr>
          <w:rStyle w:val="Accentuationlgre"/>
        </w:rPr>
        <w:t>Title</w:t>
      </w:r>
      <w:proofErr w:type="spellEnd"/>
      <w:r w:rsidRPr="003A70FB">
        <w:br/>
      </w:r>
      <w:r w:rsidRPr="00A5231A">
        <w:t xml:space="preserve">Titre du modèle </w:t>
      </w:r>
      <w:r w:rsidR="003A70FB">
        <w:t xml:space="preserve">qui est </w:t>
      </w:r>
      <w:r w:rsidRPr="00A5231A">
        <w:t>affiché dans la liste des modèles disponibles dans la première étape.</w:t>
      </w:r>
    </w:p>
    <w:p w14:paraId="758ADFD4" w14:textId="1E7204C7" w:rsidR="00A5231A" w:rsidRPr="003A70FB" w:rsidRDefault="00A5231A" w:rsidP="003A70FB">
      <w:pPr>
        <w:ind w:left="142" w:hanging="142"/>
      </w:pPr>
      <w:r w:rsidRPr="003A70FB">
        <w:rPr>
          <w:rStyle w:val="Accentuationlgre"/>
        </w:rPr>
        <w:t>Description</w:t>
      </w:r>
      <w:r w:rsidRPr="003A70FB">
        <w:br/>
        <w:t>Description du modèle. Permet de d’écrire le contenu du modèle et les options</w:t>
      </w:r>
      <w:r w:rsidR="003A70FB">
        <w:t xml:space="preserve"> utilisées</w:t>
      </w:r>
      <w:r w:rsidRPr="003A70FB">
        <w:t>.</w:t>
      </w:r>
    </w:p>
    <w:p w14:paraId="0EB158E8" w14:textId="77777777" w:rsidR="003A70FB" w:rsidRDefault="00A5231A" w:rsidP="003A70FB">
      <w:pPr>
        <w:spacing w:after="0"/>
        <w:ind w:left="142" w:hanging="142"/>
      </w:pPr>
      <w:r w:rsidRPr="003A70FB">
        <w:rPr>
          <w:rStyle w:val="Accentuationlgre"/>
        </w:rPr>
        <w:t xml:space="preserve">Event </w:t>
      </w:r>
      <w:proofErr w:type="spellStart"/>
      <w:r w:rsidRPr="003A70FB">
        <w:rPr>
          <w:rStyle w:val="Accentuationlgre"/>
        </w:rPr>
        <w:t>details</w:t>
      </w:r>
      <w:proofErr w:type="spellEnd"/>
      <w:r w:rsidRPr="003A70FB">
        <w:rPr>
          <w:rStyle w:val="Accentuationlgre"/>
        </w:rPr>
        <w:t xml:space="preserve"> </w:t>
      </w:r>
      <w:proofErr w:type="spellStart"/>
      <w:r w:rsidRPr="003A70FB">
        <w:rPr>
          <w:rStyle w:val="Accentuationlgre"/>
        </w:rPr>
        <w:t>fields</w:t>
      </w:r>
      <w:proofErr w:type="spellEnd"/>
      <w:r w:rsidRPr="00A5231A">
        <w:br/>
      </w:r>
      <w:r w:rsidRPr="003A70FB">
        <w:t xml:space="preserve">Défini le comportement des champs </w:t>
      </w:r>
      <w:r w:rsidRPr="003A70FB">
        <w:rPr>
          <w:rStyle w:val="Accentuationlgre"/>
        </w:rPr>
        <w:t xml:space="preserve">Event </w:t>
      </w:r>
      <w:proofErr w:type="spellStart"/>
      <w:r w:rsidRPr="003A70FB">
        <w:rPr>
          <w:rStyle w:val="Accentuationlgre"/>
        </w:rPr>
        <w:t>details</w:t>
      </w:r>
      <w:proofErr w:type="spellEnd"/>
      <w:r w:rsidRPr="003A70FB">
        <w:t xml:space="preserve"> de l’écran de la première étape</w:t>
      </w:r>
      <w:r w:rsidR="003A70FB">
        <w:t xml:space="preserve"> et comporte trois options :</w:t>
      </w:r>
    </w:p>
    <w:p w14:paraId="6A934502" w14:textId="3CC196FD" w:rsidR="003A70FB" w:rsidRDefault="00A5231A" w:rsidP="003A70FB">
      <w:pPr>
        <w:tabs>
          <w:tab w:val="left" w:pos="1701"/>
        </w:tabs>
        <w:spacing w:after="0"/>
        <w:ind w:left="426"/>
      </w:pPr>
      <w:proofErr w:type="spellStart"/>
      <w:r w:rsidRPr="003A70FB">
        <w:rPr>
          <w:rStyle w:val="Accentuationlgre"/>
        </w:rPr>
        <w:t>Mandatory</w:t>
      </w:r>
      <w:proofErr w:type="spellEnd"/>
      <w:r w:rsidRPr="00A5231A">
        <w:t xml:space="preserve"> : </w:t>
      </w:r>
      <w:r w:rsidR="003A70FB">
        <w:tab/>
      </w:r>
      <w:r w:rsidRPr="00A5231A">
        <w:t>la saisie de l’information est obligatoire</w:t>
      </w:r>
    </w:p>
    <w:p w14:paraId="0C7BD7C0" w14:textId="0C0798B0" w:rsidR="003A70FB" w:rsidRDefault="00A5231A" w:rsidP="003A70FB">
      <w:pPr>
        <w:tabs>
          <w:tab w:val="left" w:pos="1701"/>
        </w:tabs>
        <w:spacing w:after="0"/>
        <w:ind w:left="426"/>
      </w:pPr>
      <w:proofErr w:type="spellStart"/>
      <w:r w:rsidRPr="003A70FB">
        <w:rPr>
          <w:rStyle w:val="Accentuationlgre"/>
        </w:rPr>
        <w:t>Optional</w:t>
      </w:r>
      <w:proofErr w:type="spellEnd"/>
      <w:r w:rsidRPr="00A5231A">
        <w:t xml:space="preserve"> : </w:t>
      </w:r>
      <w:r w:rsidR="003A70FB">
        <w:tab/>
      </w:r>
      <w:r w:rsidRPr="00A5231A">
        <w:t>la saisie de l’information est optionnelle</w:t>
      </w:r>
    </w:p>
    <w:p w14:paraId="6BB9BA21" w14:textId="1A795BC0" w:rsidR="00A5231A" w:rsidRPr="00A5231A" w:rsidRDefault="00A5231A" w:rsidP="003A70FB">
      <w:pPr>
        <w:tabs>
          <w:tab w:val="left" w:pos="1701"/>
        </w:tabs>
        <w:ind w:left="426"/>
      </w:pPr>
      <w:proofErr w:type="spellStart"/>
      <w:r w:rsidRPr="003A70FB">
        <w:rPr>
          <w:rStyle w:val="Accentuationlgre"/>
        </w:rPr>
        <w:t>Hidden</w:t>
      </w:r>
      <w:proofErr w:type="spellEnd"/>
      <w:r w:rsidRPr="00A5231A">
        <w:t xml:space="preserve"> : </w:t>
      </w:r>
      <w:r w:rsidR="003A70FB">
        <w:tab/>
      </w:r>
      <w:r w:rsidRPr="00A5231A">
        <w:t>les champs sont masqués</w:t>
      </w:r>
    </w:p>
    <w:p w14:paraId="4F267667" w14:textId="55B8617D" w:rsidR="00A5231A" w:rsidRPr="00A5231A" w:rsidRDefault="00A5231A" w:rsidP="002E7E8E">
      <w:pPr>
        <w:spacing w:after="0"/>
        <w:ind w:left="142" w:hanging="142"/>
      </w:pPr>
      <w:r w:rsidRPr="003A70FB">
        <w:rPr>
          <w:rStyle w:val="Accentuationlgre"/>
        </w:rPr>
        <w:lastRenderedPageBreak/>
        <w:t xml:space="preserve">Rename Excel file </w:t>
      </w:r>
      <w:proofErr w:type="spellStart"/>
      <w:r w:rsidRPr="003A70FB">
        <w:rPr>
          <w:rStyle w:val="Accentuationlgre"/>
        </w:rPr>
        <w:t>columns</w:t>
      </w:r>
      <w:proofErr w:type="spellEnd"/>
      <w:r w:rsidRPr="003A70FB">
        <w:rPr>
          <w:rStyle w:val="Accentuationlgre"/>
        </w:rPr>
        <w:br/>
      </w:r>
      <w:r w:rsidRPr="00A5231A">
        <w:t xml:space="preserve">Effectue les </w:t>
      </w:r>
      <w:r w:rsidR="00AE0E82">
        <w:t>opérations</w:t>
      </w:r>
      <w:r w:rsidRPr="00A5231A">
        <w:t xml:space="preserve"> suivantes dans le fichier Excel avant de générer le document final :</w:t>
      </w:r>
    </w:p>
    <w:p w14:paraId="11993559" w14:textId="3DAE4334" w:rsidR="00A5231A" w:rsidRPr="00A5231A" w:rsidRDefault="00A5231A" w:rsidP="00AE0E82">
      <w:pPr>
        <w:pStyle w:val="Paragraphedeliste"/>
        <w:numPr>
          <w:ilvl w:val="0"/>
          <w:numId w:val="18"/>
        </w:numPr>
      </w:pPr>
      <w:r w:rsidRPr="00A5231A">
        <w:t xml:space="preserve">Crée une copie du fichier Excel et utilise cette copie pour les appliquer les modifications. Ce fichier est copié dans le dossier du fichier d’origine et est préfixé avec </w:t>
      </w:r>
      <w:proofErr w:type="spellStart"/>
      <w:r w:rsidRPr="00AE0E82">
        <w:rPr>
          <w:rStyle w:val="Accentuationlgre"/>
        </w:rPr>
        <w:t>ListFlow</w:t>
      </w:r>
      <w:proofErr w:type="spellEnd"/>
      <w:r w:rsidR="00AE0E82" w:rsidRPr="00AE0E82">
        <w:rPr>
          <w:rStyle w:val="Accentuationlgre"/>
        </w:rPr>
        <w:t>_</w:t>
      </w:r>
      <w:r w:rsidRPr="00A5231A">
        <w:t>.</w:t>
      </w:r>
    </w:p>
    <w:p w14:paraId="3DA04856" w14:textId="77777777" w:rsidR="00A5231A" w:rsidRPr="00A5231A" w:rsidRDefault="00A5231A" w:rsidP="00AE0E82">
      <w:pPr>
        <w:pStyle w:val="Paragraphedeliste"/>
        <w:numPr>
          <w:ilvl w:val="0"/>
          <w:numId w:val="18"/>
        </w:numPr>
      </w:pPr>
      <w:r w:rsidRPr="00A5231A">
        <w:t xml:space="preserve">Si le titre d’une colonne contient le séparateur </w:t>
      </w:r>
      <w:r w:rsidRPr="00AE0E82">
        <w:rPr>
          <w:rStyle w:val="Accentuationlgre"/>
        </w:rPr>
        <w:t>/</w:t>
      </w:r>
      <w:r w:rsidRPr="00A5231A">
        <w:t xml:space="preserve"> et que l’ensemble des cellules de cette colonne contient également le séparateur </w:t>
      </w:r>
      <w:r w:rsidRPr="00AE0E82">
        <w:rPr>
          <w:rStyle w:val="Accentuationlgre"/>
        </w:rPr>
        <w:t>/</w:t>
      </w:r>
      <w:r w:rsidRPr="00A5231A">
        <w:t>, une nouvelle colonne est ajoutée à la droite de la colonne originale et le contenu, de chaque cellule située, avant le séparateur est stocké dans la colonne originale et le contenu situé après le séparateur est stocké dans la cellule de la colonne nouvellement créée.</w:t>
      </w:r>
    </w:p>
    <w:p w14:paraId="4903DD23" w14:textId="77777777" w:rsidR="00A5231A" w:rsidRPr="00A5231A" w:rsidRDefault="00A5231A" w:rsidP="00AE0E82">
      <w:pPr>
        <w:pStyle w:val="Paragraphedeliste"/>
        <w:numPr>
          <w:ilvl w:val="0"/>
          <w:numId w:val="18"/>
        </w:numPr>
      </w:pPr>
      <w:r w:rsidRPr="00A5231A">
        <w:t>Ajoute une ligne au-dessus de la première ligne contenant les noms des colonnes.</w:t>
      </w:r>
    </w:p>
    <w:p w14:paraId="34477603" w14:textId="77777777" w:rsidR="00A5231A" w:rsidRPr="00A5231A" w:rsidRDefault="00A5231A" w:rsidP="00AE0E82">
      <w:pPr>
        <w:pStyle w:val="Paragraphedeliste"/>
        <w:numPr>
          <w:ilvl w:val="0"/>
          <w:numId w:val="18"/>
        </w:numPr>
      </w:pPr>
      <w:r w:rsidRPr="00A5231A">
        <w:t xml:space="preserve">Numérote chaque colonne de la gauche vers la droite en y ajoutant le préfixe </w:t>
      </w:r>
      <w:r w:rsidRPr="00AE0E82">
        <w:rPr>
          <w:rStyle w:val="Accentuationlgre"/>
        </w:rPr>
        <w:t>C</w:t>
      </w:r>
      <w:r w:rsidRPr="00A5231A">
        <w:t>. La seconde ligne dans le fichier Excel reformaté permet de conserver la correspondance entre les noms originaux des colonnes et leurs nouveaux noms, ce qui est très utile lors de la phase d’élaboration des modèles.</w:t>
      </w:r>
    </w:p>
    <w:p w14:paraId="0040D7E6" w14:textId="090FF9C0" w:rsidR="00FF377F" w:rsidRDefault="00FF377F" w:rsidP="00FF377F">
      <w:pPr>
        <w:ind w:left="142"/>
      </w:pPr>
      <w:r>
        <w:t>Exemple de fichier Excel transformé :</w:t>
      </w:r>
      <w:r>
        <w:br/>
      </w:r>
      <w:r w:rsidR="006E23AE">
        <w:rPr>
          <w:noProof/>
        </w:rPr>
        <w:drawing>
          <wp:inline distT="0" distB="0" distL="0" distR="0" wp14:anchorId="44ECE875" wp14:editId="0F7B5AA4">
            <wp:extent cx="5760720" cy="280670"/>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80670"/>
                    </a:xfrm>
                    <a:prstGeom prst="rect">
                      <a:avLst/>
                    </a:prstGeom>
                  </pic:spPr>
                </pic:pic>
              </a:graphicData>
            </a:graphic>
          </wp:inline>
        </w:drawing>
      </w:r>
    </w:p>
    <w:p w14:paraId="348712F4" w14:textId="3E4F38BF" w:rsidR="00A5231A" w:rsidRPr="00A5231A" w:rsidRDefault="00A5231A" w:rsidP="00FF377F">
      <w:pPr>
        <w:ind w:left="142"/>
      </w:pPr>
      <w:r w:rsidRPr="00A5231A">
        <w:t xml:space="preserve">Si l’option est activée, vous avez la possibilité de conserver le fichier Excel transformé afin de pouvoir mettre au point vos modèles en cochant la case </w:t>
      </w:r>
      <w:proofErr w:type="spellStart"/>
      <w:r w:rsidRPr="00AE0E82">
        <w:rPr>
          <w:rStyle w:val="Accentuationlgre"/>
        </w:rPr>
        <w:t>Keep</w:t>
      </w:r>
      <w:proofErr w:type="spellEnd"/>
      <w:r w:rsidRPr="00AE0E82">
        <w:rPr>
          <w:rStyle w:val="Accentuationlgre"/>
        </w:rPr>
        <w:t xml:space="preserve"> the </w:t>
      </w:r>
      <w:proofErr w:type="spellStart"/>
      <w:r w:rsidRPr="00AE0E82">
        <w:rPr>
          <w:rStyle w:val="Accentuationlgre"/>
        </w:rPr>
        <w:t>temporary</w:t>
      </w:r>
      <w:proofErr w:type="spellEnd"/>
      <w:r w:rsidRPr="00AE0E82">
        <w:rPr>
          <w:rStyle w:val="Accentuationlgre"/>
        </w:rPr>
        <w:t xml:space="preserve"> (</w:t>
      </w:r>
      <w:proofErr w:type="spellStart"/>
      <w:r w:rsidRPr="00AE0E82">
        <w:rPr>
          <w:rStyle w:val="Accentuationlgre"/>
        </w:rPr>
        <w:t>formatted</w:t>
      </w:r>
      <w:proofErr w:type="spellEnd"/>
      <w:r w:rsidRPr="00AE0E82">
        <w:rPr>
          <w:rStyle w:val="Accentuationlgre"/>
        </w:rPr>
        <w:t xml:space="preserve">) Excel file </w:t>
      </w:r>
      <w:proofErr w:type="spellStart"/>
      <w:r w:rsidRPr="00AE0E82">
        <w:rPr>
          <w:rStyle w:val="Accentuationlgre"/>
        </w:rPr>
        <w:t>after</w:t>
      </w:r>
      <w:proofErr w:type="spellEnd"/>
      <w:r w:rsidRPr="00AE0E82">
        <w:rPr>
          <w:rStyle w:val="Accentuationlgre"/>
        </w:rPr>
        <w:t xml:space="preserve"> </w:t>
      </w:r>
      <w:proofErr w:type="spellStart"/>
      <w:r w:rsidRPr="00AE0E82">
        <w:rPr>
          <w:rStyle w:val="Accentuationlgre"/>
        </w:rPr>
        <w:t>creating</w:t>
      </w:r>
      <w:proofErr w:type="spellEnd"/>
      <w:r w:rsidRPr="00AE0E82">
        <w:rPr>
          <w:rStyle w:val="Accentuationlgre"/>
        </w:rPr>
        <w:t xml:space="preserve"> the final document</w:t>
      </w:r>
      <w:r w:rsidRPr="00A5231A">
        <w:t xml:space="preserve"> dans l’écran de la dernière étape.</w:t>
      </w:r>
    </w:p>
    <w:p w14:paraId="3CEEE784" w14:textId="77777777" w:rsidR="00A5231A" w:rsidRPr="00A5231A" w:rsidRDefault="00A5231A" w:rsidP="00FF377F">
      <w:pPr>
        <w:ind w:left="142"/>
        <w:rPr>
          <w:rFonts w:asciiTheme="minorHAnsi" w:hAnsiTheme="minorHAnsi"/>
        </w:rPr>
      </w:pPr>
      <w:r w:rsidRPr="00A5231A">
        <w:rPr>
          <w:rFonts w:asciiTheme="minorHAnsi" w:hAnsiTheme="minorHAnsi"/>
          <w:noProof/>
        </w:rPr>
        <w:drawing>
          <wp:inline distT="0" distB="0" distL="0" distR="0" wp14:anchorId="3B9D6810" wp14:editId="1F2B9BC2">
            <wp:extent cx="5040000" cy="3498600"/>
            <wp:effectExtent l="0" t="0" r="8255" b="698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3498600"/>
                    </a:xfrm>
                    <a:prstGeom prst="rect">
                      <a:avLst/>
                    </a:prstGeom>
                  </pic:spPr>
                </pic:pic>
              </a:graphicData>
            </a:graphic>
          </wp:inline>
        </w:drawing>
      </w:r>
    </w:p>
    <w:p w14:paraId="34349ABB" w14:textId="77777777" w:rsidR="00A5231A" w:rsidRPr="00A5231A" w:rsidRDefault="00A5231A" w:rsidP="00AE0E82">
      <w:pPr>
        <w:ind w:left="142" w:hanging="142"/>
      </w:pPr>
      <w:proofErr w:type="spellStart"/>
      <w:r w:rsidRPr="00AE0E82">
        <w:rPr>
          <w:rStyle w:val="Accentuationlgre"/>
        </w:rPr>
        <w:t>Column</w:t>
      </w:r>
      <w:proofErr w:type="spellEnd"/>
      <w:r w:rsidRPr="00AE0E82">
        <w:rPr>
          <w:rStyle w:val="Accentuationlgre"/>
        </w:rPr>
        <w:t xml:space="preserve"> force to split</w:t>
      </w:r>
      <w:r w:rsidRPr="00AE0E82">
        <w:rPr>
          <w:rStyle w:val="Accentuationlgre"/>
        </w:rPr>
        <w:br/>
      </w:r>
      <w:r w:rsidRPr="00A5231A">
        <w:t xml:space="preserve">Définit la colonne dont le contenu doit impérativement être séparé, selon le même principe décrit dans le paramètre </w:t>
      </w:r>
      <w:r w:rsidRPr="00AE0E82">
        <w:rPr>
          <w:rStyle w:val="Accentuationlgre"/>
        </w:rPr>
        <w:t xml:space="preserve">Rename Excel file </w:t>
      </w:r>
      <w:proofErr w:type="spellStart"/>
      <w:r w:rsidRPr="00AE0E82">
        <w:rPr>
          <w:rStyle w:val="Accentuationlgre"/>
        </w:rPr>
        <w:t>columns</w:t>
      </w:r>
      <w:proofErr w:type="spellEnd"/>
      <w:r w:rsidRPr="00A5231A">
        <w:t>, mais dont l’entier des cellules ne comportent pas de séparateur. Les cellules n’ayant pas de séparateur sont simplement dupliquées dans la cellule de la colonne nouvellement créée.</w:t>
      </w:r>
    </w:p>
    <w:p w14:paraId="6120C15D" w14:textId="1DF25237" w:rsidR="00A5231A" w:rsidRPr="00A5231A" w:rsidRDefault="00A5231A" w:rsidP="00AE0E82">
      <w:r w:rsidRPr="00A5231A">
        <w:lastRenderedPageBreak/>
        <w:t xml:space="preserve">Lors de la dernière étape de création du document final, si le paramètre </w:t>
      </w:r>
      <w:r w:rsidRPr="00AE0E82">
        <w:rPr>
          <w:rStyle w:val="Accentuationlgre"/>
        </w:rPr>
        <w:t xml:space="preserve">Rename Excel file </w:t>
      </w:r>
      <w:proofErr w:type="spellStart"/>
      <w:r w:rsidRPr="00AE0E82">
        <w:rPr>
          <w:rStyle w:val="Accentuationlgre"/>
        </w:rPr>
        <w:t>columns</w:t>
      </w:r>
      <w:proofErr w:type="spellEnd"/>
      <w:r w:rsidRPr="00A5231A">
        <w:t xml:space="preserve"> est activé, vous avez l’option de conserver le fichier Excel transformé.</w:t>
      </w:r>
    </w:p>
    <w:p w14:paraId="5DF5D947" w14:textId="739AB357" w:rsidR="00A5231A" w:rsidRDefault="00AE0E82" w:rsidP="002E7E8E">
      <w:pPr>
        <w:ind w:left="1134" w:hanging="1134"/>
        <w:rPr>
          <w:i/>
          <w:iCs/>
        </w:rPr>
      </w:pPr>
      <w:r w:rsidRPr="008C0454">
        <w:rPr>
          <w:rStyle w:val="Accentuationlgre"/>
          <w:i/>
          <w:iCs w:val="0"/>
        </w:rPr>
        <w:t>Important</w:t>
      </w:r>
      <w:r w:rsidR="00A5231A" w:rsidRPr="00AE0E82">
        <w:rPr>
          <w:i/>
          <w:iCs/>
        </w:rPr>
        <w:t xml:space="preserve"> : </w:t>
      </w:r>
      <w:r w:rsidR="002E7E8E">
        <w:rPr>
          <w:i/>
          <w:iCs/>
        </w:rPr>
        <w:t>L</w:t>
      </w:r>
      <w:r w:rsidR="00A5231A" w:rsidRPr="00AE0E82">
        <w:rPr>
          <w:i/>
          <w:iCs/>
        </w:rPr>
        <w:t>a modification de ces informations n’est possible que si le document n’est pas déjà en cours d’édition dans Word.</w:t>
      </w:r>
    </w:p>
    <w:p w14:paraId="02025BE3" w14:textId="3FAF6E91" w:rsidR="006C4787" w:rsidRPr="009D5691" w:rsidRDefault="00820730" w:rsidP="00FC4C06">
      <w:pPr>
        <w:pStyle w:val="Titre2"/>
        <w:rPr>
          <w:ins w:id="231" w:author="Martin Kuhn" w:date="2022-08-03T22:51:00Z"/>
        </w:rPr>
      </w:pPr>
      <w:del w:id="232" w:author="Martin Kuhn" w:date="2022-08-04T10:57:00Z">
        <w:r w:rsidRPr="00FC4C06" w:rsidDel="00BC2F61">
          <w:rPr>
            <w:rPrChange w:id="233" w:author="Martin Kuhn" w:date="2022-08-04T15:59:00Z">
              <w:rPr>
                <w:i/>
                <w:iCs/>
              </w:rPr>
            </w:rPrChange>
          </w:rPr>
          <w:br w:type="page"/>
        </w:r>
      </w:del>
      <w:bookmarkStart w:id="234" w:name="_Toc110521267"/>
      <w:ins w:id="235" w:author="Martin Kuhn" w:date="2022-08-03T22:51:00Z">
        <w:r w:rsidR="006C4787">
          <w:t>Edition des paramètres des</w:t>
        </w:r>
      </w:ins>
      <w:ins w:id="236" w:author="Martin Kuhn" w:date="2022-08-03T22:52:00Z">
        <w:r w:rsidR="006C4787">
          <w:t xml:space="preserve"> sous-</w:t>
        </w:r>
      </w:ins>
      <w:ins w:id="237" w:author="Martin Kuhn" w:date="2022-08-03T22:51:00Z">
        <w:r w:rsidR="006C4787">
          <w:t>modèle</w:t>
        </w:r>
      </w:ins>
      <w:ins w:id="238" w:author="Martin Kuhn" w:date="2022-08-03T22:52:00Z">
        <w:r w:rsidR="006C4787">
          <w:t>s</w:t>
        </w:r>
      </w:ins>
      <w:ins w:id="239" w:author="Martin Kuhn" w:date="2022-08-03T22:51:00Z">
        <w:r w:rsidR="006C4787">
          <w:t xml:space="preserve"> </w:t>
        </w:r>
      </w:ins>
      <w:ins w:id="240" w:author="Martin Kuhn" w:date="2022-08-04T15:58:00Z">
        <w:r w:rsidR="007D15B0">
          <w:t>au m</w:t>
        </w:r>
      </w:ins>
      <w:ins w:id="241" w:author="Martin Kuhn" w:date="2022-08-04T15:59:00Z">
        <w:r w:rsidR="007D15B0">
          <w:t>oyen de</w:t>
        </w:r>
      </w:ins>
      <w:ins w:id="242" w:author="Martin Kuhn" w:date="2022-08-03T22:51:00Z">
        <w:r w:rsidR="006C4787">
          <w:t xml:space="preserve"> l’application</w:t>
        </w:r>
        <w:bookmarkEnd w:id="234"/>
      </w:ins>
    </w:p>
    <w:p w14:paraId="28799758" w14:textId="3503C0BE" w:rsidR="006C4787" w:rsidRDefault="00D45F3E">
      <w:pPr>
        <w:rPr>
          <w:ins w:id="243" w:author="Martin Kuhn" w:date="2022-08-04T10:58:00Z"/>
        </w:rPr>
      </w:pPr>
      <w:ins w:id="244" w:author="Martin Kuhn" w:date="2022-08-03T22:56:00Z">
        <w:r>
          <w:t>Il est possible d’éditer les paramètres</w:t>
        </w:r>
      </w:ins>
      <w:ins w:id="245" w:author="Martin Kuhn" w:date="2022-08-03T22:57:00Z">
        <w:r>
          <w:t xml:space="preserve"> (</w:t>
        </w:r>
      </w:ins>
      <w:ins w:id="246" w:author="Martin Kuhn" w:date="2022-08-03T22:56:00Z">
        <w:r>
          <w:t xml:space="preserve">sélection, </w:t>
        </w:r>
      </w:ins>
      <w:ins w:id="247" w:author="Martin Kuhn" w:date="2022-08-03T22:57:00Z">
        <w:r>
          <w:t xml:space="preserve">filtrage et </w:t>
        </w:r>
      </w:ins>
      <w:ins w:id="248" w:author="Martin Kuhn" w:date="2022-08-03T22:56:00Z">
        <w:r>
          <w:t xml:space="preserve">tri </w:t>
        </w:r>
      </w:ins>
      <w:ins w:id="249" w:author="Martin Kuhn" w:date="2022-08-03T22:57:00Z">
        <w:r>
          <w:t xml:space="preserve">des données) </w:t>
        </w:r>
      </w:ins>
      <w:ins w:id="250" w:author="Martin Kuhn" w:date="2022-08-03T22:56:00Z">
        <w:r>
          <w:t>des sous-modèles directement depuis l’application en utilisant le bouton situé en haut à droite de l’écran de la dernière étape.</w:t>
        </w:r>
        <w:r>
          <w:br/>
        </w:r>
      </w:ins>
      <w:ins w:id="251" w:author="Martin Kuhn" w:date="2022-08-03T22:58:00Z">
        <w:r>
          <w:rPr>
            <w:noProof/>
          </w:rPr>
          <w:drawing>
            <wp:inline distT="0" distB="0" distL="0" distR="0" wp14:anchorId="10AAA01D" wp14:editId="1EAFB96D">
              <wp:extent cx="2520000" cy="1353333"/>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3">
                        <a:extLst>
                          <a:ext uri="{28A0092B-C50C-407E-A947-70E740481C1C}">
                            <a14:useLocalDpi xmlns:a14="http://schemas.microsoft.com/office/drawing/2010/main" val="0"/>
                          </a:ext>
                        </a:extLst>
                      </a:blip>
                      <a:stretch>
                        <a:fillRect/>
                      </a:stretch>
                    </pic:blipFill>
                    <pic:spPr>
                      <a:xfrm>
                        <a:off x="0" y="0"/>
                        <a:ext cx="2520000" cy="1353333"/>
                      </a:xfrm>
                      <a:prstGeom prst="rect">
                        <a:avLst/>
                      </a:prstGeom>
                    </pic:spPr>
                  </pic:pic>
                </a:graphicData>
              </a:graphic>
            </wp:inline>
          </w:drawing>
        </w:r>
      </w:ins>
      <w:ins w:id="252" w:author="Martin Kuhn" w:date="2022-08-04T14:21:00Z">
        <w:r w:rsidR="00835194">
          <w:br/>
          <w:t xml:space="preserve">Et sélectionnant l’onglet </w:t>
        </w:r>
        <w:proofErr w:type="spellStart"/>
        <w:r w:rsidR="00835194" w:rsidRPr="00A246CE">
          <w:rPr>
            <w:rStyle w:val="Accentuation"/>
            <w:rPrChange w:id="253" w:author="Martin Kuhn" w:date="2022-08-04T14:26:00Z">
              <w:rPr/>
            </w:rPrChange>
          </w:rPr>
          <w:t>Sub</w:t>
        </w:r>
        <w:proofErr w:type="spellEnd"/>
        <w:r w:rsidR="00835194">
          <w:t>.</w:t>
        </w:r>
      </w:ins>
      <w:ins w:id="254" w:author="Martin Kuhn" w:date="2022-08-04T10:58:00Z">
        <w:r w:rsidR="00BC2F61">
          <w:br/>
        </w:r>
        <w:r w:rsidR="00BC2F61">
          <w:rPr>
            <w:noProof/>
          </w:rPr>
          <w:drawing>
            <wp:inline distT="0" distB="0" distL="0" distR="0" wp14:anchorId="63D4DC70" wp14:editId="70A3876A">
              <wp:extent cx="5040000" cy="3064444"/>
              <wp:effectExtent l="0" t="0" r="8255" b="317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8"/>
                      <a:stretch>
                        <a:fillRect/>
                      </a:stretch>
                    </pic:blipFill>
                    <pic:spPr>
                      <a:xfrm>
                        <a:off x="0" y="0"/>
                        <a:ext cx="5040000" cy="3064444"/>
                      </a:xfrm>
                      <a:prstGeom prst="rect">
                        <a:avLst/>
                      </a:prstGeom>
                    </pic:spPr>
                  </pic:pic>
                </a:graphicData>
              </a:graphic>
            </wp:inline>
          </w:drawing>
        </w:r>
      </w:ins>
    </w:p>
    <w:p w14:paraId="6CD7DFFC" w14:textId="77777777" w:rsidR="007D15B0" w:rsidRDefault="00835194">
      <w:pPr>
        <w:rPr>
          <w:ins w:id="255" w:author="Martin Kuhn" w:date="2022-08-04T15:57:00Z"/>
        </w:rPr>
      </w:pPr>
      <w:ins w:id="256" w:author="Martin Kuhn" w:date="2022-08-04T14:22:00Z">
        <w:r>
          <w:t>Pour chacun des sous-modèles listé</w:t>
        </w:r>
      </w:ins>
      <w:ins w:id="257" w:author="Martin Kuhn" w:date="2022-08-04T14:23:00Z">
        <w:r>
          <w:t xml:space="preserve">s dans </w:t>
        </w:r>
        <w:proofErr w:type="spellStart"/>
        <w:r w:rsidRPr="00A246CE">
          <w:rPr>
            <w:rStyle w:val="Accentuation"/>
            <w:rPrChange w:id="258" w:author="Martin Kuhn" w:date="2022-08-04T14:27:00Z">
              <w:rPr/>
            </w:rPrChange>
          </w:rPr>
          <w:t>Sub-templates</w:t>
        </w:r>
        <w:proofErr w:type="spellEnd"/>
        <w:r>
          <w:t xml:space="preserve"> vous pouvez éditer les critères de sélection, filtrage et tri des données</w:t>
        </w:r>
      </w:ins>
      <w:ins w:id="259" w:author="Martin Kuhn" w:date="2022-08-04T14:30:00Z">
        <w:r w:rsidR="00E93AFA">
          <w:t>.</w:t>
        </w:r>
      </w:ins>
      <w:ins w:id="260" w:author="Martin Kuhn" w:date="2022-08-04T14:23:00Z">
        <w:r>
          <w:br/>
        </w:r>
      </w:ins>
    </w:p>
    <w:p w14:paraId="36C83DE2" w14:textId="77777777" w:rsidR="007D15B0" w:rsidRDefault="007D15B0">
      <w:pPr>
        <w:rPr>
          <w:ins w:id="261" w:author="Martin Kuhn" w:date="2022-08-04T15:57:00Z"/>
        </w:rPr>
      </w:pPr>
      <w:ins w:id="262" w:author="Martin Kuhn" w:date="2022-08-04T15:57:00Z">
        <w:r>
          <w:br w:type="page"/>
        </w:r>
      </w:ins>
    </w:p>
    <w:p w14:paraId="3E840F10" w14:textId="30B8A615" w:rsidR="00B26158" w:rsidRDefault="00835194">
      <w:pPr>
        <w:rPr>
          <w:ins w:id="263" w:author="Martin Kuhn" w:date="2022-08-04T14:24:00Z"/>
        </w:rPr>
      </w:pPr>
      <w:ins w:id="264" w:author="Martin Kuhn" w:date="2022-08-04T14:24:00Z">
        <w:r>
          <w:lastRenderedPageBreak/>
          <w:t>Deux possibilités d’édition de ces critères sont possible :</w:t>
        </w:r>
      </w:ins>
    </w:p>
    <w:p w14:paraId="102E4408" w14:textId="3997A963" w:rsidR="00835194" w:rsidRDefault="00A246CE" w:rsidP="00835194">
      <w:pPr>
        <w:pStyle w:val="Paragraphedeliste"/>
        <w:numPr>
          <w:ilvl w:val="0"/>
          <w:numId w:val="28"/>
        </w:numPr>
        <w:rPr>
          <w:ins w:id="265" w:author="Martin Kuhn" w:date="2022-08-04T14:34:00Z"/>
        </w:rPr>
      </w:pPr>
      <w:ins w:id="266" w:author="Martin Kuhn" w:date="2022-08-04T14:27:00Z">
        <w:r>
          <w:t>Utiliser l’assistant</w:t>
        </w:r>
        <w:r>
          <w:br/>
        </w:r>
      </w:ins>
      <w:ins w:id="267" w:author="Martin Kuhn" w:date="2022-08-04T14:29:00Z">
        <w:r>
          <w:t>Filtrage des données</w:t>
        </w:r>
        <w:r>
          <w:br/>
        </w:r>
        <w:r>
          <w:rPr>
            <w:noProof/>
          </w:rPr>
          <w:drawing>
            <wp:inline distT="0" distB="0" distL="0" distR="0" wp14:anchorId="078A0469" wp14:editId="557D06D3">
              <wp:extent cx="5040000" cy="2822222"/>
              <wp:effectExtent l="0" t="0" r="8255" b="0"/>
              <wp:docPr id="48" name="Image 48"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moniteur, écran&#10;&#10;Description générée automatiquement"/>
                      <pic:cNvPicPr/>
                    </pic:nvPicPr>
                    <pic:blipFill>
                      <a:blip r:embed="rId59"/>
                      <a:stretch>
                        <a:fillRect/>
                      </a:stretch>
                    </pic:blipFill>
                    <pic:spPr>
                      <a:xfrm>
                        <a:off x="0" y="0"/>
                        <a:ext cx="5040000" cy="2822222"/>
                      </a:xfrm>
                      <a:prstGeom prst="rect">
                        <a:avLst/>
                      </a:prstGeom>
                    </pic:spPr>
                  </pic:pic>
                </a:graphicData>
              </a:graphic>
            </wp:inline>
          </w:drawing>
        </w:r>
        <w:r>
          <w:br/>
          <w:t>Tri des données</w:t>
        </w:r>
        <w:r>
          <w:br/>
        </w:r>
      </w:ins>
      <w:ins w:id="268" w:author="Martin Kuhn" w:date="2022-08-04T14:30:00Z">
        <w:r>
          <w:rPr>
            <w:noProof/>
          </w:rPr>
          <w:drawing>
            <wp:inline distT="0" distB="0" distL="0" distR="0" wp14:anchorId="0D2D4C4A" wp14:editId="60444F26">
              <wp:extent cx="5040000" cy="2822222"/>
              <wp:effectExtent l="0" t="0" r="825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000" cy="2822222"/>
                      </a:xfrm>
                      <a:prstGeom prst="rect">
                        <a:avLst/>
                      </a:prstGeom>
                    </pic:spPr>
                  </pic:pic>
                </a:graphicData>
              </a:graphic>
            </wp:inline>
          </w:drawing>
        </w:r>
      </w:ins>
      <w:ins w:id="269" w:author="Martin Kuhn" w:date="2022-08-04T14:31:00Z">
        <w:r w:rsidR="00E93AFA">
          <w:br/>
          <w:t>Le bouton Reset permet de réinitialiser les critères de l’onglet sél</w:t>
        </w:r>
      </w:ins>
      <w:ins w:id="270" w:author="Martin Kuhn" w:date="2022-08-04T14:32:00Z">
        <w:r w:rsidR="00E93AFA">
          <w:t>e</w:t>
        </w:r>
      </w:ins>
      <w:ins w:id="271" w:author="Martin Kuhn" w:date="2022-08-04T14:31:00Z">
        <w:r w:rsidR="00E93AFA">
          <w:t>ctionné</w:t>
        </w:r>
      </w:ins>
      <w:ins w:id="272" w:author="Martin Kuhn" w:date="2022-08-04T14:32:00Z">
        <w:r w:rsidR="00E93AFA">
          <w:t>.</w:t>
        </w:r>
        <w:r w:rsidR="00E93AFA">
          <w:br/>
          <w:t>Le bouton Save va convertir les paramètres de filtrage et tri des données en code SQL.</w:t>
        </w:r>
      </w:ins>
      <w:ins w:id="273" w:author="Martin Kuhn" w:date="2022-08-04T14:34:00Z">
        <w:r w:rsidR="00E93AFA">
          <w:t xml:space="preserve"> Le résultat sera visible dans l’écran précédent.</w:t>
        </w:r>
      </w:ins>
      <w:ins w:id="274" w:author="Martin Kuhn" w:date="2022-08-04T14:33:00Z">
        <w:r w:rsidR="00E93AFA">
          <w:br/>
          <w:t>Le bouton Cancel permet de quitter l’écran sans enregistrer les modifications.</w:t>
        </w:r>
      </w:ins>
    </w:p>
    <w:p w14:paraId="0A4A1123" w14:textId="356C597D" w:rsidR="00E93AFA" w:rsidRDefault="00E93AFA" w:rsidP="00E93AFA">
      <w:pPr>
        <w:spacing w:after="0"/>
        <w:ind w:left="1843" w:hanging="1135"/>
        <w:rPr>
          <w:ins w:id="275" w:author="Martin Kuhn" w:date="2022-08-04T14:39:00Z"/>
          <w:rFonts w:cs="Segoe UI Semilight"/>
          <w:i/>
          <w:iCs/>
        </w:rPr>
      </w:pPr>
      <w:ins w:id="276" w:author="Martin Kuhn" w:date="2022-08-04T14:34:00Z">
        <w:r w:rsidRPr="00C57EC9">
          <w:rPr>
            <w:rStyle w:val="Accentuationlgre"/>
            <w:i/>
            <w:iCs w:val="0"/>
            <w:rPrChange w:id="277" w:author="Martin Kuhn" w:date="2022-08-04T14:38:00Z">
              <w:rPr>
                <w:rFonts w:ascii="Segoe UI" w:hAnsi="Segoe UI" w:cs="Segoe UI"/>
              </w:rPr>
            </w:rPrChange>
          </w:rPr>
          <w:t>Important</w:t>
        </w:r>
        <w:r w:rsidRPr="00E93AFA">
          <w:rPr>
            <w:rFonts w:cs="Segoe UI Semilight"/>
            <w:i/>
            <w:iCs/>
            <w:rPrChange w:id="278" w:author="Martin Kuhn" w:date="2022-08-04T14:35:00Z">
              <w:rPr/>
            </w:rPrChange>
          </w:rPr>
          <w:t xml:space="preserve"> :</w:t>
        </w:r>
      </w:ins>
      <w:ins w:id="279" w:author="Martin Kuhn" w:date="2022-08-04T15:44:00Z">
        <w:r w:rsidR="00CB18D1">
          <w:rPr>
            <w:rFonts w:cs="Segoe UI Semilight"/>
            <w:i/>
            <w:iCs/>
          </w:rPr>
          <w:t>S</w:t>
        </w:r>
      </w:ins>
      <w:ins w:id="280" w:author="Martin Kuhn" w:date="2022-08-04T14:35:00Z">
        <w:r w:rsidR="00C57EC9">
          <w:rPr>
            <w:rFonts w:cs="Segoe UI Semilight"/>
            <w:i/>
            <w:iCs/>
          </w:rPr>
          <w:t xml:space="preserve">i le </w:t>
        </w:r>
      </w:ins>
      <w:ins w:id="281" w:author="Martin Kuhn" w:date="2022-08-04T14:36:00Z">
        <w:r w:rsidR="00C57EC9">
          <w:rPr>
            <w:rFonts w:cs="Segoe UI Semilight"/>
            <w:i/>
            <w:iCs/>
          </w:rPr>
          <w:t>code SQL du sous-modèle sélectionné contient des erreurs de syntaxe</w:t>
        </w:r>
      </w:ins>
      <w:ins w:id="282" w:author="Martin Kuhn" w:date="2022-08-04T14:37:00Z">
        <w:r w:rsidR="00C57EC9">
          <w:rPr>
            <w:rFonts w:cs="Segoe UI Semilight"/>
            <w:i/>
            <w:iCs/>
          </w:rPr>
          <w:t>, l’assistant sera affiché sans aucun critère</w:t>
        </w:r>
      </w:ins>
      <w:ins w:id="283" w:author="Martin Kuhn" w:date="2022-08-04T14:38:00Z">
        <w:r w:rsidR="00C57EC9">
          <w:rPr>
            <w:rFonts w:cs="Segoe UI Semilight"/>
            <w:i/>
            <w:iCs/>
          </w:rPr>
          <w:t xml:space="preserve"> de filtrage et de tri des données</w:t>
        </w:r>
      </w:ins>
      <w:ins w:id="284" w:author="Martin Kuhn" w:date="2022-08-04T14:34:00Z">
        <w:r w:rsidRPr="00E93AFA">
          <w:rPr>
            <w:rFonts w:cs="Segoe UI Semilight"/>
            <w:i/>
            <w:iCs/>
            <w:rPrChange w:id="285" w:author="Martin Kuhn" w:date="2022-08-04T14:35:00Z">
              <w:rPr/>
            </w:rPrChange>
          </w:rPr>
          <w:t>.</w:t>
        </w:r>
      </w:ins>
    </w:p>
    <w:p w14:paraId="3EEC1AC1" w14:textId="77777777" w:rsidR="00C57EC9" w:rsidRDefault="00C57EC9" w:rsidP="00E93AFA">
      <w:pPr>
        <w:spacing w:after="0"/>
        <w:ind w:left="1843" w:hanging="1135"/>
        <w:rPr>
          <w:ins w:id="286" w:author="Martin Kuhn" w:date="2022-08-04T14:25:00Z"/>
        </w:rPr>
        <w:pPrChange w:id="287" w:author="Martin Kuhn" w:date="2022-08-04T14:35:00Z">
          <w:pPr>
            <w:pStyle w:val="Paragraphedeliste"/>
            <w:numPr>
              <w:numId w:val="28"/>
            </w:numPr>
            <w:ind w:hanging="360"/>
          </w:pPr>
        </w:pPrChange>
      </w:pPr>
    </w:p>
    <w:p w14:paraId="20989EB2" w14:textId="2D768AB2" w:rsidR="00835194" w:rsidRPr="00B515C2" w:rsidRDefault="00835194" w:rsidP="00835194">
      <w:pPr>
        <w:pStyle w:val="Paragraphedeliste"/>
        <w:numPr>
          <w:ilvl w:val="0"/>
          <w:numId w:val="28"/>
        </w:numPr>
        <w:rPr>
          <w:ins w:id="288" w:author="Martin Kuhn" w:date="2022-08-04T15:34:00Z"/>
          <w:rStyle w:val="Accentuation"/>
          <w:i w:val="0"/>
          <w:iCs w:val="0"/>
          <w:rPrChange w:id="289" w:author="Martin Kuhn" w:date="2022-08-04T15:34:00Z">
            <w:rPr>
              <w:ins w:id="290" w:author="Martin Kuhn" w:date="2022-08-04T15:34:00Z"/>
              <w:rStyle w:val="Accentuation"/>
            </w:rPr>
          </w:rPrChange>
        </w:rPr>
      </w:pPr>
      <w:ins w:id="291" w:author="Martin Kuhn" w:date="2022-08-04T14:24:00Z">
        <w:r>
          <w:lastRenderedPageBreak/>
          <w:t>Edit</w:t>
        </w:r>
      </w:ins>
      <w:ins w:id="292" w:author="Martin Kuhn" w:date="2022-08-04T14:25:00Z">
        <w:r w:rsidR="00A246CE">
          <w:t xml:space="preserve">ion du </w:t>
        </w:r>
        <w:r>
          <w:t xml:space="preserve">code SQL dans le champ </w:t>
        </w:r>
        <w:r w:rsidRPr="00A246CE">
          <w:rPr>
            <w:rStyle w:val="Accentuation"/>
            <w:rPrChange w:id="293" w:author="Martin Kuhn" w:date="2022-08-04T14:26:00Z">
              <w:rPr/>
            </w:rPrChange>
          </w:rPr>
          <w:t xml:space="preserve">SQL </w:t>
        </w:r>
        <w:proofErr w:type="spellStart"/>
        <w:r w:rsidRPr="00A246CE">
          <w:rPr>
            <w:rStyle w:val="Accentuation"/>
            <w:rPrChange w:id="294" w:author="Martin Kuhn" w:date="2022-08-04T14:26:00Z">
              <w:rPr/>
            </w:rPrChange>
          </w:rPr>
          <w:t>query</w:t>
        </w:r>
        <w:proofErr w:type="spellEnd"/>
        <w:r w:rsidRPr="00A246CE">
          <w:rPr>
            <w:rStyle w:val="Accentuation"/>
            <w:rPrChange w:id="295" w:author="Martin Kuhn" w:date="2022-08-04T14:26:00Z">
              <w:rPr/>
            </w:rPrChange>
          </w:rPr>
          <w:t xml:space="preserve"> </w:t>
        </w:r>
        <w:proofErr w:type="spellStart"/>
        <w:r w:rsidRPr="00A246CE">
          <w:rPr>
            <w:rStyle w:val="Accentuation"/>
            <w:rPrChange w:id="296" w:author="Martin Kuhn" w:date="2022-08-04T14:26:00Z">
              <w:rPr/>
            </w:rPrChange>
          </w:rPr>
          <w:t>text</w:t>
        </w:r>
        <w:proofErr w:type="spellEnd"/>
        <w:r w:rsidRPr="00A246CE">
          <w:rPr>
            <w:rStyle w:val="Accentuation"/>
            <w:rPrChange w:id="297" w:author="Martin Kuhn" w:date="2022-08-04T14:26:00Z">
              <w:rPr/>
            </w:rPrChange>
          </w:rPr>
          <w:t xml:space="preserve"> (for expert)</w:t>
        </w:r>
      </w:ins>
      <w:ins w:id="298" w:author="Martin Kuhn" w:date="2022-08-04T14:27:00Z">
        <w:r w:rsidR="00A246CE">
          <w:rPr>
            <w:rStyle w:val="Accentuation"/>
          </w:rPr>
          <w:br/>
        </w:r>
      </w:ins>
      <w:ins w:id="299" w:author="Martin Kuhn" w:date="2022-08-04T15:34:00Z">
        <w:r w:rsidR="00B515C2">
          <w:rPr>
            <w:noProof/>
          </w:rPr>
          <w:drawing>
            <wp:inline distT="0" distB="0" distL="0" distR="0" wp14:anchorId="2E0F5B6D" wp14:editId="24D6F83B">
              <wp:extent cx="3240000" cy="1890000"/>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61"/>
                      <a:stretch>
                        <a:fillRect/>
                      </a:stretch>
                    </pic:blipFill>
                    <pic:spPr>
                      <a:xfrm>
                        <a:off x="0" y="0"/>
                        <a:ext cx="3240000" cy="1890000"/>
                      </a:xfrm>
                      <a:prstGeom prst="rect">
                        <a:avLst/>
                      </a:prstGeom>
                    </pic:spPr>
                  </pic:pic>
                </a:graphicData>
              </a:graphic>
            </wp:inline>
          </w:drawing>
        </w:r>
      </w:ins>
    </w:p>
    <w:p w14:paraId="37B3A069" w14:textId="0320B7E1" w:rsidR="00B515C2" w:rsidRDefault="00B515C2" w:rsidP="00B515C2">
      <w:pPr>
        <w:pStyle w:val="Paragraphedeliste"/>
        <w:rPr>
          <w:ins w:id="300" w:author="Martin Kuhn" w:date="2022-08-04T15:43:00Z"/>
          <w:rStyle w:val="Accentuation"/>
          <w:i w:val="0"/>
          <w:iCs w:val="0"/>
        </w:rPr>
      </w:pPr>
      <w:ins w:id="301" w:author="Martin Kuhn" w:date="2022-08-04T15:34:00Z">
        <w:r w:rsidRPr="00B515C2">
          <w:rPr>
            <w:rStyle w:val="Accentuation"/>
            <w:i w:val="0"/>
            <w:iCs w:val="0"/>
          </w:rPr>
          <w:t xml:space="preserve">Lors de </w:t>
        </w:r>
      </w:ins>
      <w:ins w:id="302" w:author="Martin Kuhn" w:date="2022-08-04T15:42:00Z">
        <w:r w:rsidR="00743BB1">
          <w:rPr>
            <w:rStyle w:val="Accentuation"/>
            <w:i w:val="0"/>
            <w:iCs w:val="0"/>
          </w:rPr>
          <w:t xml:space="preserve">la </w:t>
        </w:r>
      </w:ins>
      <w:ins w:id="303" w:author="Martin Kuhn" w:date="2022-08-04T15:34:00Z">
        <w:r>
          <w:rPr>
            <w:rStyle w:val="Accentuation"/>
            <w:i w:val="0"/>
            <w:iCs w:val="0"/>
          </w:rPr>
          <w:t>sauvegarde du code SQL</w:t>
        </w:r>
      </w:ins>
      <w:ins w:id="304" w:author="Martin Kuhn" w:date="2022-08-04T15:42:00Z">
        <w:r w:rsidR="00743BB1">
          <w:rPr>
            <w:rStyle w:val="Accentuation"/>
            <w:i w:val="0"/>
            <w:iCs w:val="0"/>
          </w:rPr>
          <w:t>,</w:t>
        </w:r>
      </w:ins>
      <w:ins w:id="305" w:author="Martin Kuhn" w:date="2022-08-04T15:34:00Z">
        <w:r>
          <w:rPr>
            <w:rStyle w:val="Accentuation"/>
            <w:i w:val="0"/>
            <w:iCs w:val="0"/>
          </w:rPr>
          <w:t xml:space="preserve"> </w:t>
        </w:r>
      </w:ins>
      <w:ins w:id="306" w:author="Martin Kuhn" w:date="2022-08-04T15:35:00Z">
        <w:r>
          <w:rPr>
            <w:rStyle w:val="Accentuation"/>
            <w:i w:val="0"/>
            <w:iCs w:val="0"/>
          </w:rPr>
          <w:t xml:space="preserve">au moyen du bouton Save, la syntaxe </w:t>
        </w:r>
      </w:ins>
      <w:ins w:id="307" w:author="Martin Kuhn" w:date="2022-08-04T15:36:00Z">
        <w:r>
          <w:rPr>
            <w:rStyle w:val="Accentuation"/>
            <w:i w:val="0"/>
            <w:iCs w:val="0"/>
          </w:rPr>
          <w:t xml:space="preserve">SQL </w:t>
        </w:r>
      </w:ins>
      <w:ins w:id="308" w:author="Martin Kuhn" w:date="2022-08-04T15:35:00Z">
        <w:r>
          <w:rPr>
            <w:rStyle w:val="Accentuation"/>
            <w:i w:val="0"/>
            <w:iCs w:val="0"/>
          </w:rPr>
          <w:t xml:space="preserve">est </w:t>
        </w:r>
      </w:ins>
      <w:ins w:id="309" w:author="Martin Kuhn" w:date="2022-08-04T15:36:00Z">
        <w:r>
          <w:rPr>
            <w:rStyle w:val="Accentuation"/>
            <w:i w:val="0"/>
            <w:iCs w:val="0"/>
          </w:rPr>
          <w:t xml:space="preserve">vérifiée </w:t>
        </w:r>
      </w:ins>
      <w:ins w:id="310" w:author="Martin Kuhn" w:date="2022-08-04T15:35:00Z">
        <w:r>
          <w:rPr>
            <w:rStyle w:val="Accentuation"/>
            <w:i w:val="0"/>
            <w:iCs w:val="0"/>
          </w:rPr>
          <w:t xml:space="preserve">et si une </w:t>
        </w:r>
      </w:ins>
      <w:ins w:id="311" w:author="Martin Kuhn" w:date="2022-08-04T15:42:00Z">
        <w:r w:rsidR="00743BB1">
          <w:rPr>
            <w:rStyle w:val="Accentuation"/>
            <w:i w:val="0"/>
            <w:iCs w:val="0"/>
          </w:rPr>
          <w:t xml:space="preserve">ou plusieurs </w:t>
        </w:r>
      </w:ins>
      <w:ins w:id="312" w:author="Martin Kuhn" w:date="2022-08-04T15:35:00Z">
        <w:r>
          <w:rPr>
            <w:rStyle w:val="Accentuation"/>
            <w:i w:val="0"/>
            <w:iCs w:val="0"/>
          </w:rPr>
          <w:t>erreur</w:t>
        </w:r>
      </w:ins>
      <w:ins w:id="313" w:author="Martin Kuhn" w:date="2022-08-04T15:42:00Z">
        <w:r w:rsidR="00743BB1">
          <w:rPr>
            <w:rStyle w:val="Accentuation"/>
            <w:i w:val="0"/>
            <w:iCs w:val="0"/>
          </w:rPr>
          <w:t>s</w:t>
        </w:r>
      </w:ins>
      <w:ins w:id="314" w:author="Martin Kuhn" w:date="2022-08-04T15:35:00Z">
        <w:r>
          <w:rPr>
            <w:rStyle w:val="Accentuation"/>
            <w:i w:val="0"/>
            <w:iCs w:val="0"/>
          </w:rPr>
          <w:t xml:space="preserve"> </w:t>
        </w:r>
      </w:ins>
      <w:ins w:id="315" w:author="Martin Kuhn" w:date="2022-08-04T15:42:00Z">
        <w:r w:rsidR="00743BB1">
          <w:rPr>
            <w:rStyle w:val="Accentuation"/>
            <w:i w:val="0"/>
            <w:iCs w:val="0"/>
          </w:rPr>
          <w:t>sont</w:t>
        </w:r>
      </w:ins>
      <w:ins w:id="316" w:author="Martin Kuhn" w:date="2022-08-04T15:35:00Z">
        <w:r>
          <w:rPr>
            <w:rStyle w:val="Accentuation"/>
            <w:i w:val="0"/>
            <w:iCs w:val="0"/>
          </w:rPr>
          <w:t xml:space="preserve"> détectée</w:t>
        </w:r>
      </w:ins>
      <w:ins w:id="317" w:author="Martin Kuhn" w:date="2022-08-04T15:42:00Z">
        <w:r w:rsidR="00743BB1">
          <w:rPr>
            <w:rStyle w:val="Accentuation"/>
            <w:i w:val="0"/>
            <w:iCs w:val="0"/>
          </w:rPr>
          <w:t>s</w:t>
        </w:r>
      </w:ins>
      <w:ins w:id="318" w:author="Martin Kuhn" w:date="2022-08-04T15:35:00Z">
        <w:r>
          <w:rPr>
            <w:rStyle w:val="Accentuation"/>
            <w:i w:val="0"/>
            <w:iCs w:val="0"/>
          </w:rPr>
          <w:t xml:space="preserve"> l’écran s</w:t>
        </w:r>
      </w:ins>
      <w:ins w:id="319" w:author="Martin Kuhn" w:date="2022-08-04T15:36:00Z">
        <w:r>
          <w:rPr>
            <w:rStyle w:val="Accentuation"/>
            <w:i w:val="0"/>
            <w:iCs w:val="0"/>
          </w:rPr>
          <w:t>uivant est affiché</w:t>
        </w:r>
      </w:ins>
      <w:ins w:id="320" w:author="Martin Kuhn" w:date="2022-08-04T15:42:00Z">
        <w:r w:rsidR="00743BB1">
          <w:rPr>
            <w:rStyle w:val="Accentuation"/>
            <w:i w:val="0"/>
            <w:iCs w:val="0"/>
          </w:rPr>
          <w:t xml:space="preserve"> et la sauvegarde n’e</w:t>
        </w:r>
      </w:ins>
      <w:ins w:id="321" w:author="Martin Kuhn" w:date="2022-08-04T15:43:00Z">
        <w:r w:rsidR="00743BB1">
          <w:rPr>
            <w:rStyle w:val="Accentuation"/>
            <w:i w:val="0"/>
            <w:iCs w:val="0"/>
          </w:rPr>
          <w:t>st pas effectuée tant que le code SQL n’est pas exempt d’erreur.</w:t>
        </w:r>
      </w:ins>
      <w:ins w:id="322" w:author="Martin Kuhn" w:date="2022-08-04T15:36:00Z">
        <w:r>
          <w:rPr>
            <w:rStyle w:val="Accentuation"/>
            <w:i w:val="0"/>
            <w:iCs w:val="0"/>
          </w:rPr>
          <w:br/>
        </w:r>
      </w:ins>
      <w:ins w:id="323" w:author="Martin Kuhn" w:date="2022-08-04T15:39:00Z">
        <w:r w:rsidR="00743BB1">
          <w:rPr>
            <w:noProof/>
          </w:rPr>
          <w:drawing>
            <wp:inline distT="0" distB="0" distL="0" distR="0" wp14:anchorId="4C5E8514" wp14:editId="621416A0">
              <wp:extent cx="4320000" cy="2527200"/>
              <wp:effectExtent l="0" t="0" r="4445" b="6985"/>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62"/>
                      <a:stretch>
                        <a:fillRect/>
                      </a:stretch>
                    </pic:blipFill>
                    <pic:spPr>
                      <a:xfrm>
                        <a:off x="0" y="0"/>
                        <a:ext cx="4320000" cy="2527200"/>
                      </a:xfrm>
                      <a:prstGeom prst="rect">
                        <a:avLst/>
                      </a:prstGeom>
                    </pic:spPr>
                  </pic:pic>
                </a:graphicData>
              </a:graphic>
            </wp:inline>
          </w:drawing>
        </w:r>
      </w:ins>
    </w:p>
    <w:p w14:paraId="7C5A026D" w14:textId="7D299DD0" w:rsidR="00CF0B41" w:rsidRDefault="00CF0B41" w:rsidP="00CF0B41">
      <w:pPr>
        <w:ind w:left="1701" w:hanging="1701"/>
        <w:rPr>
          <w:ins w:id="324" w:author="Martin Kuhn" w:date="2022-08-04T15:43:00Z"/>
          <w:i/>
          <w:iCs/>
        </w:rPr>
      </w:pPr>
      <w:ins w:id="325" w:author="Martin Kuhn" w:date="2022-08-04T15:43:00Z">
        <w:r w:rsidRPr="006161FE">
          <w:rPr>
            <w:rStyle w:val="Accentuationlgre"/>
            <w:i/>
            <w:iCs w:val="0"/>
          </w:rPr>
          <w:t>Trucs et astuces</w:t>
        </w:r>
        <w:r w:rsidRPr="006161FE">
          <w:rPr>
            <w:i/>
            <w:iCs/>
          </w:rPr>
          <w:t> :</w:t>
        </w:r>
        <w:r>
          <w:rPr>
            <w:i/>
            <w:iCs/>
          </w:rPr>
          <w:t xml:space="preserve"> </w:t>
        </w:r>
      </w:ins>
      <w:ins w:id="326" w:author="Martin Kuhn" w:date="2022-08-04T15:44:00Z">
        <w:r>
          <w:rPr>
            <w:i/>
            <w:iCs/>
          </w:rPr>
          <w:t>Si vos connaissances en SQL sont limitées, utilisez de préférence l’assistant décrit plus haut dans ce chapitre</w:t>
        </w:r>
      </w:ins>
      <w:ins w:id="327" w:author="Martin Kuhn" w:date="2022-08-04T15:43:00Z">
        <w:r w:rsidRPr="006161FE">
          <w:rPr>
            <w:i/>
            <w:iCs/>
          </w:rPr>
          <w:t>.</w:t>
        </w:r>
      </w:ins>
    </w:p>
    <w:p w14:paraId="193AF49A" w14:textId="21E078AF" w:rsidR="00270F1E" w:rsidRDefault="00270F1E">
      <w:pPr>
        <w:rPr>
          <w:ins w:id="328" w:author="Martin Kuhn" w:date="2022-08-04T15:45:00Z"/>
          <w:rFonts w:ascii="Segoe UI" w:eastAsiaTheme="majorEastAsia" w:hAnsi="Segoe UI" w:cstheme="majorBidi"/>
          <w:color w:val="4472C4" w:themeColor="accent1"/>
          <w:sz w:val="28"/>
          <w:szCs w:val="26"/>
        </w:rPr>
      </w:pPr>
      <w:ins w:id="329" w:author="Martin Kuhn" w:date="2022-08-04T15:45:00Z">
        <w:r>
          <w:br w:type="page"/>
        </w:r>
      </w:ins>
    </w:p>
    <w:p w14:paraId="3B82A472" w14:textId="77777777" w:rsidR="00CF0B41" w:rsidRPr="00B515C2" w:rsidDel="00CF0B41" w:rsidRDefault="00CF0B41" w:rsidP="00B515C2">
      <w:pPr>
        <w:pStyle w:val="Paragraphedeliste"/>
        <w:rPr>
          <w:del w:id="330" w:author="Martin Kuhn" w:date="2022-08-04T15:43:00Z"/>
          <w:rPrChange w:id="331" w:author="Martin Kuhn" w:date="2022-08-04T15:34:00Z">
            <w:rPr>
              <w:del w:id="332" w:author="Martin Kuhn" w:date="2022-08-04T15:43:00Z"/>
              <w:i/>
              <w:iCs/>
            </w:rPr>
          </w:rPrChange>
        </w:rPr>
        <w:pPrChange w:id="333" w:author="Martin Kuhn" w:date="2022-08-04T15:34:00Z">
          <w:pPr/>
        </w:pPrChange>
      </w:pPr>
    </w:p>
    <w:p w14:paraId="4B5DD67C" w14:textId="0EA6BC84" w:rsidR="00A5231A" w:rsidRDefault="00754F6E" w:rsidP="00754F6E">
      <w:pPr>
        <w:pStyle w:val="Titre2"/>
      </w:pPr>
      <w:bookmarkStart w:id="334" w:name="_Toc110521268"/>
      <w:r>
        <w:t>Création d’un nouveau modèle basé sur un modèle existant</w:t>
      </w:r>
      <w:bookmarkEnd w:id="334"/>
    </w:p>
    <w:p w14:paraId="642EBDAC" w14:textId="00A3929A" w:rsidR="00754F6E" w:rsidRDefault="00754F6E" w:rsidP="00754F6E">
      <w:r>
        <w:t>Pour créer un nouveau modèle depuis un modèle existant il suffit de :</w:t>
      </w:r>
    </w:p>
    <w:p w14:paraId="1E3BBF4A" w14:textId="144E4141" w:rsidR="00754F6E" w:rsidRDefault="00754F6E" w:rsidP="00754F6E">
      <w:pPr>
        <w:pStyle w:val="Paragraphedeliste"/>
        <w:numPr>
          <w:ilvl w:val="0"/>
          <w:numId w:val="19"/>
        </w:numPr>
      </w:pPr>
      <w:r>
        <w:t xml:space="preserve">Faire une copie du dossier du modèle original dans le dossier </w:t>
      </w:r>
      <w:proofErr w:type="spellStart"/>
      <w:r w:rsidRPr="00BC2F61">
        <w:rPr>
          <w:rStyle w:val="Accentuationlgre"/>
          <w:rPrChange w:id="335" w:author="Martin Kuhn" w:date="2022-08-04T10:56:00Z">
            <w:rPr/>
          </w:rPrChange>
        </w:rPr>
        <w:t>Templates</w:t>
      </w:r>
      <w:proofErr w:type="spellEnd"/>
    </w:p>
    <w:p w14:paraId="192A088C" w14:textId="5FFE52C7" w:rsidR="00754F6E" w:rsidRDefault="00754F6E" w:rsidP="00754F6E">
      <w:pPr>
        <w:pStyle w:val="Paragraphedeliste"/>
        <w:numPr>
          <w:ilvl w:val="0"/>
          <w:numId w:val="19"/>
        </w:numPr>
      </w:pPr>
      <w:r>
        <w:t>Renommer le dossier nouvellement créé.</w:t>
      </w:r>
    </w:p>
    <w:p w14:paraId="3ABA98F9" w14:textId="2135033B" w:rsidR="00754F6E" w:rsidRDefault="00754F6E" w:rsidP="00754F6E">
      <w:pPr>
        <w:pStyle w:val="Paragraphedeliste"/>
        <w:numPr>
          <w:ilvl w:val="0"/>
          <w:numId w:val="19"/>
        </w:numPr>
      </w:pPr>
      <w:r>
        <w:t xml:space="preserve">Editer les propriétés du fichier </w:t>
      </w:r>
      <w:r w:rsidRPr="00BC2F61">
        <w:rPr>
          <w:rStyle w:val="Accentuationlgre"/>
          <w:rPrChange w:id="336" w:author="Martin Kuhn" w:date="2022-08-04T10:56:00Z">
            <w:rPr/>
          </w:rPrChange>
        </w:rPr>
        <w:t>Main.docx</w:t>
      </w:r>
      <w:r>
        <w:t xml:space="preserve"> situé dans le nouveau dossier.</w:t>
      </w:r>
    </w:p>
    <w:p w14:paraId="66E8C3E0" w14:textId="2C852BFA" w:rsidR="004D5D7C" w:rsidRDefault="004D5D7C" w:rsidP="00754F6E">
      <w:pPr>
        <w:pStyle w:val="Paragraphedeliste"/>
        <w:numPr>
          <w:ilvl w:val="0"/>
          <w:numId w:val="19"/>
        </w:numPr>
      </w:pPr>
      <w:r>
        <w:t>Modifier les paramètres du modèle principal.</w:t>
      </w:r>
    </w:p>
    <w:p w14:paraId="0BF4D49D" w14:textId="6E60680B" w:rsidR="004D5D7C" w:rsidRDefault="004D5D7C" w:rsidP="00754F6E">
      <w:pPr>
        <w:pStyle w:val="Paragraphedeliste"/>
        <w:numPr>
          <w:ilvl w:val="0"/>
          <w:numId w:val="19"/>
        </w:numPr>
      </w:pPr>
      <w:r>
        <w:t>Modifier les balises contenues dans le modèle principal.</w:t>
      </w:r>
    </w:p>
    <w:p w14:paraId="09C9B77E" w14:textId="3AFDD353" w:rsidR="00754F6E" w:rsidRDefault="004D5D7C" w:rsidP="00754F6E">
      <w:pPr>
        <w:pStyle w:val="Paragraphedeliste"/>
        <w:numPr>
          <w:ilvl w:val="0"/>
          <w:numId w:val="19"/>
        </w:numPr>
      </w:pPr>
      <w:r>
        <w:t xml:space="preserve">Modifier les requêtes de sélection/tri/filtre des données dans la propriété </w:t>
      </w:r>
      <w:r w:rsidRPr="002F2CB5">
        <w:rPr>
          <w:rStyle w:val="Accentuationlgre"/>
          <w:rPrChange w:id="337" w:author="Martin Kuhn" w:date="2022-08-04T11:58:00Z">
            <w:rPr/>
          </w:rPrChange>
        </w:rPr>
        <w:t>Commentaires</w:t>
      </w:r>
      <w:r>
        <w:t xml:space="preserve"> des sous-modèles.</w:t>
      </w:r>
    </w:p>
    <w:p w14:paraId="36A0E561" w14:textId="65ADF1E6" w:rsidR="004D5D7C" w:rsidRDefault="004D5D7C" w:rsidP="00754F6E">
      <w:pPr>
        <w:pStyle w:val="Paragraphedeliste"/>
        <w:numPr>
          <w:ilvl w:val="0"/>
          <w:numId w:val="19"/>
        </w:numPr>
      </w:pPr>
      <w:r>
        <w:t>Modifier les champs de fusions dans les sous-modèles.</w:t>
      </w:r>
    </w:p>
    <w:p w14:paraId="5D25F372" w14:textId="78FBD6C3" w:rsidR="006161FE" w:rsidRDefault="006161FE" w:rsidP="002E7E8E">
      <w:pPr>
        <w:ind w:left="1701" w:hanging="1701"/>
        <w:rPr>
          <w:i/>
          <w:iCs/>
        </w:rPr>
      </w:pPr>
      <w:r w:rsidRPr="006161FE">
        <w:rPr>
          <w:rStyle w:val="Accentuationlgre"/>
          <w:i/>
          <w:iCs w:val="0"/>
        </w:rPr>
        <w:t>Trucs et astuces</w:t>
      </w:r>
      <w:r w:rsidRPr="006161FE">
        <w:rPr>
          <w:i/>
          <w:iCs/>
        </w:rPr>
        <w:t> :</w:t>
      </w:r>
      <w:r w:rsidR="00E905FD">
        <w:rPr>
          <w:i/>
          <w:iCs/>
        </w:rPr>
        <w:t xml:space="preserve"> </w:t>
      </w:r>
      <w:r w:rsidRPr="006161FE">
        <w:rPr>
          <w:i/>
          <w:iCs/>
        </w:rPr>
        <w:t>Afin de faciliter la mise au point d’un sous-modèle, il est conseillé d’utiliser les fonctions de publipostage présentes dans Word et une fois le sous-modèle au point de désactiver le lien avec la source des données.</w:t>
      </w:r>
    </w:p>
    <w:p w14:paraId="37B6C8AE" w14:textId="5DD22D49" w:rsidR="00F61D7A" w:rsidRDefault="00F61D7A" w:rsidP="002E7E8E">
      <w:pPr>
        <w:spacing w:after="0"/>
        <w:ind w:left="1134" w:hanging="1134"/>
        <w:rPr>
          <w:rFonts w:cs="Segoe UI Semilight"/>
        </w:rPr>
      </w:pPr>
      <w:r w:rsidRPr="00C57EC9">
        <w:rPr>
          <w:rStyle w:val="Accentuationlgre"/>
          <w:i/>
          <w:iCs w:val="0"/>
          <w:rPrChange w:id="338" w:author="Martin Kuhn" w:date="2022-08-04T14:38:00Z">
            <w:rPr>
              <w:rFonts w:ascii="Segoe UI" w:hAnsi="Segoe UI" w:cs="Segoe UI"/>
              <w:i/>
              <w:iCs/>
            </w:rPr>
          </w:rPrChange>
        </w:rPr>
        <w:t>Important</w:t>
      </w:r>
      <w:r w:rsidRPr="00C57EC9">
        <w:rPr>
          <w:rStyle w:val="Accentuationlgre"/>
          <w:i/>
          <w:iCs w:val="0"/>
          <w:rPrChange w:id="339" w:author="Martin Kuhn" w:date="2022-08-04T14:38:00Z">
            <w:rPr>
              <w:rFonts w:cs="Segoe UI Semilight"/>
              <w:i/>
              <w:iCs/>
            </w:rPr>
          </w:rPrChange>
        </w:rPr>
        <w:t xml:space="preserve"> </w:t>
      </w:r>
      <w:r w:rsidRPr="00757DBE">
        <w:rPr>
          <w:rFonts w:cs="Segoe UI Semilight"/>
          <w:i/>
          <w:iCs/>
        </w:rPr>
        <w:t xml:space="preserve">: </w:t>
      </w:r>
      <w:ins w:id="340" w:author="Martin Kuhn" w:date="2022-08-04T15:45:00Z">
        <w:r w:rsidR="00CB18D1">
          <w:rPr>
            <w:rFonts w:cs="Segoe UI Semilight"/>
            <w:i/>
            <w:iCs/>
          </w:rPr>
          <w:t>S</w:t>
        </w:r>
      </w:ins>
      <w:del w:id="341" w:author="Martin Kuhn" w:date="2022-08-04T15:45:00Z">
        <w:r w:rsidRPr="00757DBE" w:rsidDel="00CB18D1">
          <w:rPr>
            <w:rFonts w:cs="Segoe UI Semilight"/>
            <w:i/>
            <w:iCs/>
          </w:rPr>
          <w:delText>s</w:delText>
        </w:r>
      </w:del>
      <w:r w:rsidRPr="00757DBE">
        <w:rPr>
          <w:rFonts w:cs="Segoe UI Semilight"/>
          <w:i/>
          <w:iCs/>
        </w:rPr>
        <w:t xml:space="preserve">i vous désirez conserver une copie d’un sous-modèle, </w:t>
      </w:r>
      <w:r>
        <w:rPr>
          <w:rFonts w:cs="Segoe UI Semilight"/>
          <w:i/>
          <w:iCs/>
        </w:rPr>
        <w:t xml:space="preserve">créer un sous-dossier </w:t>
      </w:r>
      <w:r w:rsidRPr="00757DBE">
        <w:rPr>
          <w:rFonts w:cs="Segoe UI Semilight"/>
          <w:i/>
          <w:iCs/>
        </w:rPr>
        <w:t xml:space="preserve">dans </w:t>
      </w:r>
      <w:r w:rsidR="0065039C">
        <w:rPr>
          <w:rFonts w:cs="Segoe UI Semilight"/>
          <w:i/>
          <w:iCs/>
        </w:rPr>
        <w:t xml:space="preserve">le dossier du modèle </w:t>
      </w:r>
      <w:r>
        <w:rPr>
          <w:rFonts w:cs="Segoe UI Semilight"/>
          <w:i/>
          <w:iCs/>
        </w:rPr>
        <w:t xml:space="preserve">et copier </w:t>
      </w:r>
      <w:del w:id="342" w:author="Martin Kuhn" w:date="2022-08-04T11:59:00Z">
        <w:r w:rsidDel="002F2CB5">
          <w:rPr>
            <w:rFonts w:cs="Segoe UI Semilight"/>
            <w:i/>
            <w:iCs/>
          </w:rPr>
          <w:delText xml:space="preserve">s’y </w:delText>
        </w:r>
      </w:del>
      <w:r>
        <w:rPr>
          <w:rFonts w:cs="Segoe UI Semilight"/>
          <w:i/>
          <w:iCs/>
        </w:rPr>
        <w:t xml:space="preserve">le </w:t>
      </w:r>
      <w:r w:rsidR="0065039C">
        <w:rPr>
          <w:rFonts w:cs="Segoe UI Semilight"/>
          <w:i/>
          <w:iCs/>
        </w:rPr>
        <w:t>fichier Word</w:t>
      </w:r>
      <w:r>
        <w:rPr>
          <w:rFonts w:cs="Segoe UI Semilight"/>
          <w:i/>
          <w:iCs/>
        </w:rPr>
        <w:t xml:space="preserve">. </w:t>
      </w:r>
      <w:r w:rsidR="0065039C">
        <w:rPr>
          <w:rFonts w:cs="Segoe UI Semilight"/>
          <w:i/>
          <w:iCs/>
        </w:rPr>
        <w:t xml:space="preserve">Ceci </w:t>
      </w:r>
      <w:r w:rsidRPr="00757DBE">
        <w:rPr>
          <w:rFonts w:cs="Segoe UI Semilight"/>
          <w:i/>
          <w:iCs/>
        </w:rPr>
        <w:t>d’optimiser</w:t>
      </w:r>
      <w:r w:rsidR="0065039C">
        <w:rPr>
          <w:rFonts w:cs="Segoe UI Semilight"/>
          <w:i/>
          <w:iCs/>
        </w:rPr>
        <w:t xml:space="preserve">a </w:t>
      </w:r>
      <w:r w:rsidRPr="00757DBE">
        <w:rPr>
          <w:rFonts w:cs="Segoe UI Semilight"/>
          <w:i/>
          <w:iCs/>
        </w:rPr>
        <w:t>les performances en évitant à l’application de traiter des informations inutiles.</w:t>
      </w:r>
      <w:r>
        <w:rPr>
          <w:rFonts w:cs="Segoe UI Semilight"/>
          <w:i/>
          <w:iCs/>
        </w:rPr>
        <w:br/>
        <w:t xml:space="preserve">Exemple : </w:t>
      </w:r>
    </w:p>
    <w:p w14:paraId="7A3D92E0" w14:textId="77777777" w:rsidR="00F61D7A" w:rsidRPr="00757DBE" w:rsidRDefault="00F61D7A" w:rsidP="002E7E8E">
      <w:pPr>
        <w:ind w:left="2268" w:hanging="1134"/>
        <w:rPr>
          <w:rFonts w:ascii="Segoe UI" w:hAnsi="Segoe UI" w:cs="Segoe UI"/>
        </w:rPr>
      </w:pPr>
      <w:r>
        <w:rPr>
          <w:noProof/>
        </w:rPr>
        <w:drawing>
          <wp:inline distT="0" distB="0" distL="0" distR="0" wp14:anchorId="27388926" wp14:editId="3EF22E54">
            <wp:extent cx="3600000" cy="586800"/>
            <wp:effectExtent l="0" t="0" r="635" b="381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63"/>
                    <a:stretch>
                      <a:fillRect/>
                    </a:stretch>
                  </pic:blipFill>
                  <pic:spPr>
                    <a:xfrm>
                      <a:off x="0" y="0"/>
                      <a:ext cx="3600000" cy="586800"/>
                    </a:xfrm>
                    <a:prstGeom prst="rect">
                      <a:avLst/>
                    </a:prstGeom>
                  </pic:spPr>
                </pic:pic>
              </a:graphicData>
            </a:graphic>
          </wp:inline>
        </w:drawing>
      </w:r>
    </w:p>
    <w:p w14:paraId="765C650A" w14:textId="750881A8" w:rsidR="00754F6E" w:rsidRDefault="00754F6E" w:rsidP="00754F6E">
      <w:pPr>
        <w:pStyle w:val="Titre2"/>
      </w:pPr>
      <w:bookmarkStart w:id="343" w:name="_Toc110521269"/>
      <w:r>
        <w:t>Création d’un nouveau modèle</w:t>
      </w:r>
      <w:bookmarkEnd w:id="343"/>
    </w:p>
    <w:p w14:paraId="7E1A9E7C" w14:textId="312E1884" w:rsidR="002B3445" w:rsidRDefault="002B3445" w:rsidP="002B3445">
      <w:r>
        <w:t>Pour créer un nouveau modèle il suffit de :</w:t>
      </w:r>
    </w:p>
    <w:p w14:paraId="304AEA6E" w14:textId="0D32451D" w:rsidR="002B3445" w:rsidRDefault="002B3445" w:rsidP="002B3445">
      <w:pPr>
        <w:pStyle w:val="Paragraphedeliste"/>
        <w:numPr>
          <w:ilvl w:val="0"/>
          <w:numId w:val="19"/>
        </w:numPr>
      </w:pPr>
      <w:r>
        <w:t xml:space="preserve">Créer un nouveau sous-dossier dans le dossier </w:t>
      </w:r>
      <w:proofErr w:type="spellStart"/>
      <w:r w:rsidRPr="002F2CB5">
        <w:rPr>
          <w:rStyle w:val="Accentuationlgre"/>
          <w:rPrChange w:id="344" w:author="Martin Kuhn" w:date="2022-08-04T11:59:00Z">
            <w:rPr/>
          </w:rPrChange>
        </w:rPr>
        <w:t>Templates</w:t>
      </w:r>
      <w:proofErr w:type="spellEnd"/>
    </w:p>
    <w:p w14:paraId="4510478A" w14:textId="40F839D7" w:rsidR="002B3445" w:rsidRDefault="002B3445" w:rsidP="002B3445">
      <w:pPr>
        <w:pStyle w:val="Paragraphedeliste"/>
        <w:numPr>
          <w:ilvl w:val="0"/>
          <w:numId w:val="19"/>
        </w:numPr>
      </w:pPr>
      <w:r>
        <w:t xml:space="preserve">Créer un fichier </w:t>
      </w:r>
      <w:r w:rsidRPr="002F2CB5">
        <w:rPr>
          <w:rStyle w:val="Accentuationlgre"/>
          <w:rPrChange w:id="345" w:author="Martin Kuhn" w:date="2022-08-04T11:59:00Z">
            <w:rPr/>
          </w:rPrChange>
        </w:rPr>
        <w:t>Main.docx</w:t>
      </w:r>
      <w:r>
        <w:t xml:space="preserve"> dans le dossier nouvellement créé.</w:t>
      </w:r>
    </w:p>
    <w:p w14:paraId="1C956136" w14:textId="285B750A" w:rsidR="002B3445" w:rsidRDefault="002B3445" w:rsidP="002B3445">
      <w:pPr>
        <w:pStyle w:val="Paragraphedeliste"/>
        <w:numPr>
          <w:ilvl w:val="0"/>
          <w:numId w:val="19"/>
        </w:numPr>
      </w:pPr>
      <w:r>
        <w:t xml:space="preserve">Définir la propriété </w:t>
      </w:r>
      <w:r w:rsidRPr="002F2CB5">
        <w:rPr>
          <w:rStyle w:val="Accentuationlgre"/>
          <w:rPrChange w:id="346" w:author="Martin Kuhn" w:date="2022-08-04T12:00:00Z">
            <w:rPr/>
          </w:rPrChange>
        </w:rPr>
        <w:t>Titre</w:t>
      </w:r>
      <w:r>
        <w:t xml:space="preserve">, au minimum, du fichier </w:t>
      </w:r>
      <w:r w:rsidRPr="002F2CB5">
        <w:rPr>
          <w:rStyle w:val="Accentuationlgre"/>
          <w:rPrChange w:id="347" w:author="Martin Kuhn" w:date="2022-08-04T12:00:00Z">
            <w:rPr/>
          </w:rPrChange>
        </w:rPr>
        <w:t>Main.docx</w:t>
      </w:r>
      <w:r>
        <w:t xml:space="preserve"> nouvellement créé.</w:t>
      </w:r>
    </w:p>
    <w:p w14:paraId="57A5D091" w14:textId="4ACE2C2D" w:rsidR="002B3445" w:rsidRDefault="002B3445" w:rsidP="002B3445">
      <w:pPr>
        <w:pStyle w:val="Paragraphedeliste"/>
        <w:numPr>
          <w:ilvl w:val="0"/>
          <w:numId w:val="19"/>
        </w:numPr>
      </w:pPr>
      <w:r>
        <w:t xml:space="preserve">Ajouter au minimum une balise, qui pointe vers le </w:t>
      </w:r>
      <w:r w:rsidR="006161FE">
        <w:t xml:space="preserve">fichier Word du </w:t>
      </w:r>
      <w:r>
        <w:t>sous-modèle, dans le modèle principal.</w:t>
      </w:r>
    </w:p>
    <w:p w14:paraId="29BF138F" w14:textId="4C8A7522" w:rsidR="002B3445" w:rsidRDefault="002B3445" w:rsidP="002B3445">
      <w:pPr>
        <w:pStyle w:val="Paragraphedeliste"/>
        <w:numPr>
          <w:ilvl w:val="0"/>
          <w:numId w:val="19"/>
        </w:numPr>
      </w:pPr>
      <w:r>
        <w:t>Cré</w:t>
      </w:r>
      <w:r w:rsidR="006161FE">
        <w:t>er</w:t>
      </w:r>
      <w:r>
        <w:t xml:space="preserve"> le fichier Word du sous-modèle et lui attribuer le nom défini dans la balise nouvellement créée.</w:t>
      </w:r>
    </w:p>
    <w:p w14:paraId="225E1E9B" w14:textId="77777777" w:rsidR="002B3445" w:rsidRDefault="002B3445" w:rsidP="002B3445">
      <w:pPr>
        <w:pStyle w:val="Paragraphedeliste"/>
        <w:numPr>
          <w:ilvl w:val="0"/>
          <w:numId w:val="19"/>
        </w:numPr>
      </w:pPr>
      <w:r>
        <w:t>Modifier les balises contenues dans le modèle principal.</w:t>
      </w:r>
    </w:p>
    <w:p w14:paraId="0FC8E8FE" w14:textId="1205056D" w:rsidR="002B3445" w:rsidRDefault="006161FE" w:rsidP="002B3445">
      <w:pPr>
        <w:pStyle w:val="Paragraphedeliste"/>
        <w:numPr>
          <w:ilvl w:val="0"/>
          <w:numId w:val="19"/>
        </w:numPr>
      </w:pPr>
      <w:r>
        <w:t>Ajouter</w:t>
      </w:r>
      <w:r w:rsidR="002B3445">
        <w:t xml:space="preserve"> l</w:t>
      </w:r>
      <w:r>
        <w:t>a</w:t>
      </w:r>
      <w:r w:rsidR="002B3445">
        <w:t xml:space="preserve"> requête de sélection/tri/filtre des données dans la propriété </w:t>
      </w:r>
      <w:r w:rsidR="002B3445" w:rsidRPr="00167E20">
        <w:rPr>
          <w:rStyle w:val="Accentuationlgre"/>
          <w:rPrChange w:id="348" w:author="Martin Kuhn" w:date="2022-08-04T12:00:00Z">
            <w:rPr/>
          </w:rPrChange>
        </w:rPr>
        <w:t>Commentaires</w:t>
      </w:r>
      <w:r w:rsidR="002B3445">
        <w:t xml:space="preserve"> d</w:t>
      </w:r>
      <w:r>
        <w:t xml:space="preserve">u </w:t>
      </w:r>
      <w:r w:rsidR="002B3445">
        <w:t>sous-modèle.</w:t>
      </w:r>
    </w:p>
    <w:p w14:paraId="299F1318" w14:textId="5D0B3534" w:rsidR="002B3445" w:rsidRPr="00754F6E" w:rsidRDefault="006161FE" w:rsidP="002B3445">
      <w:pPr>
        <w:pStyle w:val="Paragraphedeliste"/>
        <w:numPr>
          <w:ilvl w:val="0"/>
          <w:numId w:val="19"/>
        </w:numPr>
      </w:pPr>
      <w:r>
        <w:t xml:space="preserve">Ajouter les </w:t>
      </w:r>
      <w:r w:rsidR="002B3445">
        <w:t>champs de fusions dans le sous-modèle.</w:t>
      </w:r>
    </w:p>
    <w:p w14:paraId="290C6CB8" w14:textId="0B75B976" w:rsidR="005B439E" w:rsidRPr="005B439E" w:rsidRDefault="005B439E" w:rsidP="002E7E8E">
      <w:pPr>
        <w:ind w:left="1701" w:hanging="1701"/>
        <w:rPr>
          <w:i/>
          <w:iCs/>
        </w:rPr>
      </w:pPr>
      <w:r w:rsidRPr="005B439E">
        <w:rPr>
          <w:rStyle w:val="Accentuationlgre"/>
          <w:i/>
          <w:iCs w:val="0"/>
        </w:rPr>
        <w:t>Trucs et astuces</w:t>
      </w:r>
      <w:r w:rsidRPr="005B439E">
        <w:rPr>
          <w:i/>
          <w:iCs/>
        </w:rPr>
        <w:t> :</w:t>
      </w:r>
      <w:r w:rsidR="00F61D7A">
        <w:rPr>
          <w:i/>
          <w:iCs/>
        </w:rPr>
        <w:t xml:space="preserve"> </w:t>
      </w:r>
      <w:r w:rsidRPr="005B439E">
        <w:rPr>
          <w:i/>
          <w:iCs/>
        </w:rPr>
        <w:t>Afin de faciliter la mise au point d’un sous-modèle, il est conseillé d’utiliser les fonctions de publipostages présentes dans Word et une fois le sous-modèle au point de désactiver le lien avec la source des données.</w:t>
      </w:r>
    </w:p>
    <w:p w14:paraId="13E21CEA" w14:textId="77777777" w:rsidR="00820730" w:rsidRDefault="00820730">
      <w:pPr>
        <w:rPr>
          <w:rFonts w:ascii="Segoe UI" w:eastAsiaTheme="majorEastAsia" w:hAnsi="Segoe UI" w:cstheme="majorBidi"/>
          <w:color w:val="4472C4" w:themeColor="accent1"/>
          <w:sz w:val="32"/>
          <w:szCs w:val="32"/>
        </w:rPr>
      </w:pPr>
      <w:r>
        <w:br w:type="page"/>
      </w:r>
    </w:p>
    <w:p w14:paraId="4BB46FF1" w14:textId="25324086" w:rsidR="009D5691" w:rsidRDefault="00981B4F" w:rsidP="00E61982">
      <w:pPr>
        <w:pStyle w:val="Titre1"/>
      </w:pPr>
      <w:bookmarkStart w:id="349" w:name="_Toc110521270"/>
      <w:r>
        <w:lastRenderedPageBreak/>
        <w:t xml:space="preserve">Liens utiles </w:t>
      </w:r>
      <w:r w:rsidR="00E61982">
        <w:t>concernant le publipostage</w:t>
      </w:r>
      <w:bookmarkEnd w:id="349"/>
    </w:p>
    <w:p w14:paraId="4BD75C0F" w14:textId="77777777" w:rsidR="00E61982" w:rsidRPr="00E61982" w:rsidRDefault="00000000" w:rsidP="009010CD">
      <w:pPr>
        <w:spacing w:line="240" w:lineRule="auto"/>
        <w:contextualSpacing/>
        <w:rPr>
          <w:rFonts w:asciiTheme="minorHAnsi" w:hAnsiTheme="minorHAnsi"/>
          <w:color w:val="4472C4" w:themeColor="accent1"/>
          <w:lang w:val="en-US"/>
        </w:rPr>
      </w:pPr>
      <w:hyperlink r:id="rId64" w:history="1">
        <w:r w:rsidR="00E61982" w:rsidRPr="00E61982">
          <w:rPr>
            <w:rFonts w:asciiTheme="minorHAnsi" w:hAnsiTheme="minorHAnsi"/>
            <w:color w:val="4472C4" w:themeColor="accent1"/>
            <w:lang w:val="en-US"/>
          </w:rPr>
          <w:t>Word Fields - Microsoft Office (bettersolutions.com)</w:t>
        </w:r>
      </w:hyperlink>
    </w:p>
    <w:p w14:paraId="1FF393E7" w14:textId="77777777" w:rsidR="00E61982" w:rsidRPr="00E61982" w:rsidRDefault="00000000" w:rsidP="009010CD">
      <w:pPr>
        <w:spacing w:line="240" w:lineRule="auto"/>
        <w:contextualSpacing/>
        <w:rPr>
          <w:rFonts w:asciiTheme="minorHAnsi" w:hAnsiTheme="minorHAnsi"/>
          <w:color w:val="4472C4" w:themeColor="accent1"/>
          <w:lang w:val="en-US"/>
        </w:rPr>
      </w:pPr>
      <w:hyperlink r:id="rId65" w:history="1">
        <w:r w:rsidR="00E61982" w:rsidRPr="00E61982">
          <w:rPr>
            <w:rFonts w:asciiTheme="minorHAnsi" w:hAnsiTheme="minorHAnsi"/>
            <w:color w:val="4472C4" w:themeColor="accent1"/>
            <w:lang w:val="en-US"/>
          </w:rPr>
          <w:t>Word Fields - IF (bettersolutions.com)</w:t>
        </w:r>
      </w:hyperlink>
    </w:p>
    <w:p w14:paraId="5E7DC056" w14:textId="77777777" w:rsidR="00E61982" w:rsidRPr="00E61982" w:rsidRDefault="00000000" w:rsidP="009010CD">
      <w:pPr>
        <w:spacing w:line="240" w:lineRule="auto"/>
        <w:contextualSpacing/>
        <w:rPr>
          <w:rFonts w:asciiTheme="minorHAnsi" w:hAnsiTheme="minorHAnsi"/>
          <w:color w:val="4472C4" w:themeColor="accent1"/>
        </w:rPr>
      </w:pPr>
      <w:hyperlink r:id="rId66" w:history="1">
        <w:r w:rsidR="00E61982" w:rsidRPr="00E61982">
          <w:rPr>
            <w:rFonts w:asciiTheme="minorHAnsi" w:hAnsiTheme="minorHAnsi"/>
            <w:color w:val="4472C4" w:themeColor="accent1"/>
          </w:rPr>
          <w:t xml:space="preserve">Codes de champ : champ </w:t>
        </w:r>
        <w:proofErr w:type="spellStart"/>
        <w:r w:rsidR="00E61982" w:rsidRPr="00E61982">
          <w:rPr>
            <w:rFonts w:asciiTheme="minorHAnsi" w:hAnsiTheme="minorHAnsi"/>
            <w:color w:val="4472C4" w:themeColor="accent1"/>
          </w:rPr>
          <w:t>MergeField</w:t>
        </w:r>
        <w:proofErr w:type="spellEnd"/>
        <w:r w:rsidR="00E61982" w:rsidRPr="00E61982">
          <w:rPr>
            <w:rFonts w:asciiTheme="minorHAnsi" w:hAnsiTheme="minorHAnsi"/>
            <w:color w:val="4472C4" w:themeColor="accent1"/>
          </w:rPr>
          <w:t xml:space="preserve"> (microsoft.com)</w:t>
        </w:r>
      </w:hyperlink>
    </w:p>
    <w:p w14:paraId="19487EA8" w14:textId="77777777" w:rsidR="00E61982" w:rsidRPr="00E61982" w:rsidRDefault="00000000" w:rsidP="009010CD">
      <w:pPr>
        <w:spacing w:line="240" w:lineRule="auto"/>
        <w:contextualSpacing/>
        <w:rPr>
          <w:rFonts w:asciiTheme="minorHAnsi" w:hAnsiTheme="minorHAnsi"/>
          <w:color w:val="4472C4" w:themeColor="accent1"/>
        </w:rPr>
      </w:pPr>
      <w:hyperlink r:id="rId67" w:history="1">
        <w:r w:rsidR="00E61982" w:rsidRPr="00E61982">
          <w:rPr>
            <w:rFonts w:asciiTheme="minorHAnsi" w:hAnsiTheme="minorHAnsi"/>
            <w:color w:val="4472C4" w:themeColor="accent1"/>
          </w:rPr>
          <w:t>Formater les résultats de champs (microsoft.com)</w:t>
        </w:r>
      </w:hyperlink>
    </w:p>
    <w:p w14:paraId="26DCE8D2" w14:textId="77777777" w:rsidR="00E61982" w:rsidRPr="00E61982" w:rsidRDefault="00000000" w:rsidP="009010CD">
      <w:pPr>
        <w:spacing w:line="240" w:lineRule="auto"/>
        <w:contextualSpacing/>
        <w:rPr>
          <w:rFonts w:asciiTheme="minorHAnsi" w:hAnsiTheme="minorHAnsi"/>
          <w:color w:val="4472C4" w:themeColor="accent1"/>
          <w:lang w:val="en-US"/>
        </w:rPr>
      </w:pPr>
      <w:hyperlink r:id="rId68" w:history="1">
        <w:r w:rsidR="00E61982" w:rsidRPr="00E61982">
          <w:rPr>
            <w:rFonts w:asciiTheme="minorHAnsi" w:hAnsiTheme="minorHAnsi"/>
            <w:color w:val="4472C4" w:themeColor="accent1"/>
            <w:lang w:val="en-US"/>
          </w:rPr>
          <w:t>Making your mail merge “intelligent” by using IF fields (wordmvp.com)</w:t>
        </w:r>
      </w:hyperlink>
    </w:p>
    <w:p w14:paraId="03DC94BD" w14:textId="77777777" w:rsidR="00E61982" w:rsidRPr="00E61982" w:rsidRDefault="00000000" w:rsidP="009010CD">
      <w:pPr>
        <w:spacing w:line="240" w:lineRule="auto"/>
        <w:contextualSpacing/>
        <w:rPr>
          <w:rFonts w:asciiTheme="minorHAnsi" w:hAnsiTheme="minorHAnsi"/>
          <w:color w:val="4472C4" w:themeColor="accent1"/>
          <w:lang w:val="en-US"/>
        </w:rPr>
      </w:pPr>
      <w:hyperlink r:id="rId69" w:history="1">
        <w:r w:rsidR="00E61982" w:rsidRPr="00E61982">
          <w:rPr>
            <w:rFonts w:asciiTheme="minorHAnsi" w:hAnsiTheme="minorHAnsi"/>
            <w:color w:val="4472C4" w:themeColor="accent1"/>
          </w:rPr>
          <w:t>Mail merge FAQ (wordmvp.com)</w:t>
        </w:r>
      </w:hyperlink>
    </w:p>
    <w:p w14:paraId="3220187C" w14:textId="7BD9968C" w:rsidR="00D15FD7" w:rsidRPr="00E61982" w:rsidRDefault="00D15FD7" w:rsidP="00E61982"/>
    <w:sectPr w:rsidR="00D15FD7" w:rsidRPr="00E61982" w:rsidSect="00016BE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579D" w14:textId="77777777" w:rsidR="00C22E66" w:rsidRDefault="00C22E66" w:rsidP="005D47B5">
      <w:pPr>
        <w:spacing w:after="0" w:line="240" w:lineRule="auto"/>
      </w:pPr>
      <w:r>
        <w:separator/>
      </w:r>
    </w:p>
  </w:endnote>
  <w:endnote w:type="continuationSeparator" w:id="0">
    <w:p w14:paraId="15616CA2" w14:textId="77777777" w:rsidR="00C22E66" w:rsidRDefault="00C22E66" w:rsidP="005D4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emilight">
    <w:panose1 w:val="020B04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486850359"/>
      <w:docPartObj>
        <w:docPartGallery w:val="Page Numbers (Bottom of Page)"/>
        <w:docPartUnique/>
      </w:docPartObj>
    </w:sdtPr>
    <w:sdtEndPr>
      <w:rPr>
        <w:noProof/>
      </w:rPr>
    </w:sdtEndPr>
    <w:sdtContent>
      <w:p w14:paraId="389D1CAE" w14:textId="13202824" w:rsidR="0055712E" w:rsidRPr="00C93C33" w:rsidRDefault="0055712E">
        <w:pPr>
          <w:pStyle w:val="Pieddepage"/>
          <w:rPr>
            <w:noProof/>
            <w:sz w:val="20"/>
            <w:szCs w:val="20"/>
          </w:rPr>
        </w:pPr>
        <w:r w:rsidRPr="00C93C33">
          <w:rPr>
            <w:noProof/>
            <w:sz w:val="20"/>
            <w:szCs w:val="20"/>
          </w:rPr>
          <w:fldChar w:fldCharType="begin"/>
        </w:r>
        <w:r w:rsidRPr="00C93C33">
          <w:rPr>
            <w:noProof/>
            <w:sz w:val="20"/>
            <w:szCs w:val="20"/>
          </w:rPr>
          <w:instrText>PAGE   \* MERGEFORMAT</w:instrText>
        </w:r>
        <w:r w:rsidRPr="00C93C33">
          <w:rPr>
            <w:noProof/>
            <w:sz w:val="20"/>
            <w:szCs w:val="20"/>
          </w:rPr>
          <w:fldChar w:fldCharType="separate"/>
        </w:r>
        <w:r w:rsidRPr="00C93C33">
          <w:rPr>
            <w:noProof/>
            <w:sz w:val="20"/>
            <w:szCs w:val="20"/>
          </w:rPr>
          <w:t>2</w:t>
        </w:r>
        <w:r w:rsidRPr="00C93C33">
          <w:rPr>
            <w:noProof/>
            <w:sz w:val="20"/>
            <w:szCs w:val="20"/>
          </w:rPr>
          <w:fldChar w:fldCharType="end"/>
        </w:r>
      </w:p>
    </w:sdtContent>
  </w:sdt>
  <w:p w14:paraId="4A8E04BC" w14:textId="77777777" w:rsidR="005D47B5" w:rsidRDefault="005D47B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37952" w14:textId="244BDFF7" w:rsidR="005D47B5" w:rsidRPr="00C93C33" w:rsidRDefault="00D144EB" w:rsidP="0055712E">
    <w:pPr>
      <w:pStyle w:val="Pieddepage"/>
      <w:jc w:val="right"/>
      <w:rPr>
        <w:sz w:val="20"/>
        <w:szCs w:val="20"/>
      </w:rPr>
    </w:pPr>
    <w:r w:rsidRPr="00C93C33">
      <w:rPr>
        <w:sz w:val="20"/>
        <w:szCs w:val="20"/>
      </w:rPr>
      <w:fldChar w:fldCharType="begin"/>
    </w:r>
    <w:r w:rsidRPr="00C93C33">
      <w:rPr>
        <w:sz w:val="20"/>
        <w:szCs w:val="20"/>
      </w:rPr>
      <w:instrText xml:space="preserve"> PAGE  \* Arabic  \* MERGEFORMAT </w:instrText>
    </w:r>
    <w:r w:rsidRPr="00C93C33">
      <w:rPr>
        <w:sz w:val="20"/>
        <w:szCs w:val="20"/>
      </w:rPr>
      <w:fldChar w:fldCharType="separate"/>
    </w:r>
    <w:r w:rsidRPr="00C93C33">
      <w:rPr>
        <w:noProof/>
        <w:sz w:val="20"/>
        <w:szCs w:val="20"/>
      </w:rPr>
      <w:t>2</w:t>
    </w:r>
    <w:r w:rsidRPr="00C93C33">
      <w:rPr>
        <w:sz w:val="20"/>
        <w:szCs w:val="20"/>
      </w:rPr>
      <w:fldChar w:fldCharType="end"/>
    </w:r>
  </w:p>
  <w:p w14:paraId="6ED97C4E" w14:textId="77777777" w:rsidR="005D47B5" w:rsidRDefault="005D47B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AE12B" w14:textId="77777777" w:rsidR="00C93C33" w:rsidRDefault="00C93C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1024B" w14:textId="77777777" w:rsidR="00C22E66" w:rsidRDefault="00C22E66" w:rsidP="005D47B5">
      <w:pPr>
        <w:spacing w:after="0" w:line="240" w:lineRule="auto"/>
      </w:pPr>
      <w:r>
        <w:separator/>
      </w:r>
    </w:p>
  </w:footnote>
  <w:footnote w:type="continuationSeparator" w:id="0">
    <w:p w14:paraId="61CB63B2" w14:textId="77777777" w:rsidR="00C22E66" w:rsidRDefault="00C22E66" w:rsidP="005D47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8AE0A" w14:textId="77777777" w:rsidR="00C93C33" w:rsidRDefault="00C93C3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2558" w14:textId="7B136A39" w:rsidR="005D47B5" w:rsidRPr="00C93C33" w:rsidRDefault="00C93C33">
    <w:pPr>
      <w:pStyle w:val="En-tte"/>
      <w:rPr>
        <w:rFonts w:cs="Segoe UI Semilight"/>
        <w:sz w:val="20"/>
        <w:szCs w:val="20"/>
      </w:rPr>
    </w:pPr>
    <w:r w:rsidRPr="00C93C33">
      <w:rPr>
        <w:rFonts w:cs="Segoe UI Semilight"/>
        <w:sz w:val="20"/>
        <w:szCs w:val="20"/>
      </w:rPr>
      <w:t xml:space="preserve">Guide de l’utilisateur pour </w:t>
    </w:r>
    <w:proofErr w:type="spellStart"/>
    <w:r w:rsidRPr="00C93C33">
      <w:rPr>
        <w:rFonts w:cs="Segoe UI Semilight"/>
        <w:sz w:val="20"/>
        <w:szCs w:val="20"/>
      </w:rPr>
      <w:t>ListFlow</w:t>
    </w:r>
    <w:proofErr w:type="spellEnd"/>
    <w:r w:rsidRPr="00C93C33">
      <w:rPr>
        <w:rFonts w:cs="Segoe UI Semilight"/>
        <w:sz w:val="20"/>
        <w:szCs w:val="20"/>
      </w:rPr>
      <w:t xml:space="preserve"> V</w:t>
    </w:r>
    <w:ins w:id="2" w:author="Martin Kuhn" w:date="2022-08-03T22:45:00Z">
      <w:r w:rsidR="00A226E9">
        <w:rPr>
          <w:rFonts w:cs="Segoe UI Semilight"/>
          <w:sz w:val="20"/>
          <w:szCs w:val="20"/>
        </w:rPr>
        <w:t>1</w:t>
      </w:r>
    </w:ins>
    <w:del w:id="3" w:author="Martin Kuhn" w:date="2022-08-03T22:45:00Z">
      <w:r w:rsidRPr="00C93C33" w:rsidDel="00A226E9">
        <w:rPr>
          <w:rFonts w:cs="Segoe UI Semilight"/>
          <w:sz w:val="20"/>
          <w:szCs w:val="20"/>
        </w:rPr>
        <w:delText>0</w:delText>
      </w:r>
    </w:del>
    <w:r w:rsidRPr="00C93C33">
      <w:rPr>
        <w:rFonts w:cs="Segoe UI Semilight"/>
        <w:sz w:val="20"/>
        <w:szCs w:val="20"/>
      </w:rPr>
      <w:t>.</w:t>
    </w:r>
    <w:del w:id="4" w:author="Martin Kuhn" w:date="2022-08-03T22:45:00Z">
      <w:r w:rsidRPr="00C93C33" w:rsidDel="00A226E9">
        <w:rPr>
          <w:rFonts w:cs="Segoe UI Semilight"/>
          <w:sz w:val="20"/>
          <w:szCs w:val="20"/>
        </w:rPr>
        <w:delText>1</w:delText>
      </w:r>
    </w:del>
    <w:r w:rsidRPr="00C93C33">
      <w:rPr>
        <w:rFonts w:cs="Segoe UI Semilight"/>
        <w:sz w:val="20"/>
        <w:szCs w:val="20"/>
      </w:rPr>
      <w:t>0.</w:t>
    </w:r>
    <w:del w:id="5" w:author="Martin Kuhn" w:date="2022-08-03T22:45:00Z">
      <w:r w:rsidRPr="00C93C33" w:rsidDel="00A226E9">
        <w:rPr>
          <w:rFonts w:cs="Segoe UI Semilight"/>
          <w:sz w:val="20"/>
          <w:szCs w:val="20"/>
        </w:rPr>
        <w:delText>2</w:delText>
      </w:r>
    </w:del>
    <w:ins w:id="6" w:author="Martin Kuhn" w:date="2022-08-04T16:00:00Z">
      <w:r w:rsidR="00FE532D">
        <w:rPr>
          <w:rFonts w:cs="Segoe UI Semilight"/>
          <w:sz w:val="20"/>
          <w:szCs w:val="20"/>
        </w:rPr>
        <w:t>1</w:t>
      </w:r>
    </w:ins>
    <w:r w:rsidRPr="00C93C33">
      <w:rPr>
        <w:rFonts w:cs="Segoe UI Semilight"/>
        <w:sz w:val="20"/>
        <w:szCs w:val="20"/>
      </w:rPr>
      <w:t>.</w:t>
    </w:r>
    <w:ins w:id="7" w:author="Martin Kuhn" w:date="2022-08-04T16:00:00Z">
      <w:r w:rsidR="00FE532D">
        <w:rPr>
          <w:rFonts w:cs="Segoe UI Semilight"/>
          <w:sz w:val="20"/>
          <w:szCs w:val="20"/>
        </w:rPr>
        <w:t>9</w:t>
      </w:r>
    </w:ins>
    <w:del w:id="8" w:author="Martin Kuhn" w:date="2022-08-03T22:45:00Z">
      <w:r w:rsidRPr="00C93C33" w:rsidDel="00A226E9">
        <w:rPr>
          <w:rFonts w:cs="Segoe UI Semilight"/>
          <w:sz w:val="20"/>
          <w:szCs w:val="20"/>
        </w:rPr>
        <w:delText>8</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4C67F" w14:textId="77777777" w:rsidR="00C93C33" w:rsidRDefault="00C93C3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FB"/>
    <w:multiLevelType w:val="multilevel"/>
    <w:tmpl w:val="812AC0AC"/>
    <w:lvl w:ilvl="0">
      <w:start w:val="1"/>
      <w:numFmt w:val="decimal"/>
      <w:lvlText w:val="%1."/>
      <w:lvlJc w:val="left"/>
      <w:pPr>
        <w:ind w:left="720" w:hanging="360"/>
      </w:pPr>
      <w:rPr>
        <w:rFonts w:ascii="Segoe UI Semilight" w:hAnsi="Segoe UI Semilight" w:cs="Segoe UI Semilight"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340672F"/>
    <w:multiLevelType w:val="hybridMultilevel"/>
    <w:tmpl w:val="191CB15C"/>
    <w:lvl w:ilvl="0" w:tplc="27A09F3A">
      <w:numFmt w:val="bullet"/>
      <w:lvlText w:val=""/>
      <w:lvlJc w:val="left"/>
      <w:pPr>
        <w:ind w:left="720" w:hanging="360"/>
      </w:pPr>
      <w:rPr>
        <w:rFonts w:ascii="Wingdings" w:eastAsiaTheme="minorHAnsi" w:hAnsi="Wingdings" w:cs="Wingdings" w:hint="default"/>
        <w:sz w:val="26"/>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D1918F2"/>
    <w:multiLevelType w:val="hybridMultilevel"/>
    <w:tmpl w:val="48E633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565A44"/>
    <w:multiLevelType w:val="hybridMultilevel"/>
    <w:tmpl w:val="589A89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136120"/>
    <w:multiLevelType w:val="hybridMultilevel"/>
    <w:tmpl w:val="832A8ACE"/>
    <w:lvl w:ilvl="0" w:tplc="BC72F33A">
      <w:numFmt w:val="bullet"/>
      <w:lvlText w:val=""/>
      <w:lvlJc w:val="left"/>
      <w:pPr>
        <w:ind w:left="720" w:hanging="360"/>
      </w:pPr>
      <w:rPr>
        <w:rFonts w:ascii="Wingdings" w:eastAsiaTheme="minorHAnsi" w:hAnsi="Wingdings" w:cs="Wingdings" w:hint="default"/>
        <w:sz w:val="26"/>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9C52D0"/>
    <w:multiLevelType w:val="multilevel"/>
    <w:tmpl w:val="2F5402A6"/>
    <w:lvl w:ilvl="0">
      <w:start w:val="1"/>
      <w:numFmt w:val="decimal"/>
      <w:lvlText w:val="%1."/>
      <w:lvlJc w:val="left"/>
      <w:pPr>
        <w:ind w:left="720" w:hanging="360"/>
      </w:pPr>
      <w:rPr>
        <w:rFonts w:ascii="Segoe UI Semilight" w:hAnsi="Segoe UI Semilight" w:cs="Segoe UI Semilight"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9671C5"/>
    <w:multiLevelType w:val="hybridMultilevel"/>
    <w:tmpl w:val="E68C2FF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8E2390C"/>
    <w:multiLevelType w:val="hybridMultilevel"/>
    <w:tmpl w:val="95FEC9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E3476C"/>
    <w:multiLevelType w:val="multilevel"/>
    <w:tmpl w:val="6A62C670"/>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D80752F"/>
    <w:multiLevelType w:val="hybridMultilevel"/>
    <w:tmpl w:val="CF5EE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6095D99"/>
    <w:multiLevelType w:val="hybridMultilevel"/>
    <w:tmpl w:val="0C1A94A2"/>
    <w:lvl w:ilvl="0" w:tplc="100C0001">
      <w:start w:val="1"/>
      <w:numFmt w:val="bullet"/>
      <w:lvlText w:val=""/>
      <w:lvlJc w:val="left"/>
      <w:pPr>
        <w:ind w:left="5193" w:hanging="360"/>
      </w:pPr>
      <w:rPr>
        <w:rFonts w:ascii="Symbol" w:hAnsi="Symbol" w:hint="default"/>
      </w:rPr>
    </w:lvl>
    <w:lvl w:ilvl="1" w:tplc="100C0003" w:tentative="1">
      <w:start w:val="1"/>
      <w:numFmt w:val="bullet"/>
      <w:lvlText w:val="o"/>
      <w:lvlJc w:val="left"/>
      <w:pPr>
        <w:ind w:left="5913" w:hanging="360"/>
      </w:pPr>
      <w:rPr>
        <w:rFonts w:ascii="Courier New" w:hAnsi="Courier New" w:cs="Courier New" w:hint="default"/>
      </w:rPr>
    </w:lvl>
    <w:lvl w:ilvl="2" w:tplc="100C0005" w:tentative="1">
      <w:start w:val="1"/>
      <w:numFmt w:val="bullet"/>
      <w:lvlText w:val=""/>
      <w:lvlJc w:val="left"/>
      <w:pPr>
        <w:ind w:left="6633" w:hanging="360"/>
      </w:pPr>
      <w:rPr>
        <w:rFonts w:ascii="Wingdings" w:hAnsi="Wingdings" w:hint="default"/>
      </w:rPr>
    </w:lvl>
    <w:lvl w:ilvl="3" w:tplc="100C0001" w:tentative="1">
      <w:start w:val="1"/>
      <w:numFmt w:val="bullet"/>
      <w:lvlText w:val=""/>
      <w:lvlJc w:val="left"/>
      <w:pPr>
        <w:ind w:left="7353" w:hanging="360"/>
      </w:pPr>
      <w:rPr>
        <w:rFonts w:ascii="Symbol" w:hAnsi="Symbol" w:hint="default"/>
      </w:rPr>
    </w:lvl>
    <w:lvl w:ilvl="4" w:tplc="100C0003" w:tentative="1">
      <w:start w:val="1"/>
      <w:numFmt w:val="bullet"/>
      <w:lvlText w:val="o"/>
      <w:lvlJc w:val="left"/>
      <w:pPr>
        <w:ind w:left="8073" w:hanging="360"/>
      </w:pPr>
      <w:rPr>
        <w:rFonts w:ascii="Courier New" w:hAnsi="Courier New" w:cs="Courier New" w:hint="default"/>
      </w:rPr>
    </w:lvl>
    <w:lvl w:ilvl="5" w:tplc="100C0005" w:tentative="1">
      <w:start w:val="1"/>
      <w:numFmt w:val="bullet"/>
      <w:lvlText w:val=""/>
      <w:lvlJc w:val="left"/>
      <w:pPr>
        <w:ind w:left="8793" w:hanging="360"/>
      </w:pPr>
      <w:rPr>
        <w:rFonts w:ascii="Wingdings" w:hAnsi="Wingdings" w:hint="default"/>
      </w:rPr>
    </w:lvl>
    <w:lvl w:ilvl="6" w:tplc="100C0001" w:tentative="1">
      <w:start w:val="1"/>
      <w:numFmt w:val="bullet"/>
      <w:lvlText w:val=""/>
      <w:lvlJc w:val="left"/>
      <w:pPr>
        <w:ind w:left="9513" w:hanging="360"/>
      </w:pPr>
      <w:rPr>
        <w:rFonts w:ascii="Symbol" w:hAnsi="Symbol" w:hint="default"/>
      </w:rPr>
    </w:lvl>
    <w:lvl w:ilvl="7" w:tplc="100C0003" w:tentative="1">
      <w:start w:val="1"/>
      <w:numFmt w:val="bullet"/>
      <w:lvlText w:val="o"/>
      <w:lvlJc w:val="left"/>
      <w:pPr>
        <w:ind w:left="10233" w:hanging="360"/>
      </w:pPr>
      <w:rPr>
        <w:rFonts w:ascii="Courier New" w:hAnsi="Courier New" w:cs="Courier New" w:hint="default"/>
      </w:rPr>
    </w:lvl>
    <w:lvl w:ilvl="8" w:tplc="100C0005" w:tentative="1">
      <w:start w:val="1"/>
      <w:numFmt w:val="bullet"/>
      <w:lvlText w:val=""/>
      <w:lvlJc w:val="left"/>
      <w:pPr>
        <w:ind w:left="10953" w:hanging="360"/>
      </w:pPr>
      <w:rPr>
        <w:rFonts w:ascii="Wingdings" w:hAnsi="Wingdings" w:hint="default"/>
      </w:rPr>
    </w:lvl>
  </w:abstractNum>
  <w:abstractNum w:abstractNumId="11" w15:restartNumberingAfterBreak="0">
    <w:nsid w:val="388E4FB3"/>
    <w:multiLevelType w:val="multilevel"/>
    <w:tmpl w:val="BD840890"/>
    <w:lvl w:ilvl="0">
      <w:start w:val="1"/>
      <w:numFmt w:val="bullet"/>
      <w:lvlText w:val="o"/>
      <w:lvlJc w:val="left"/>
      <w:pPr>
        <w:ind w:left="720" w:hanging="360"/>
      </w:pPr>
      <w:rPr>
        <w:rFonts w:ascii="Courier New" w:hAnsi="Courier New" w:cs="Courier New"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89A1CF7"/>
    <w:multiLevelType w:val="hybridMultilevel"/>
    <w:tmpl w:val="F2949C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157E07"/>
    <w:multiLevelType w:val="hybridMultilevel"/>
    <w:tmpl w:val="68FCEB7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3E517D0B"/>
    <w:multiLevelType w:val="multilevel"/>
    <w:tmpl w:val="2F5402A6"/>
    <w:lvl w:ilvl="0">
      <w:start w:val="1"/>
      <w:numFmt w:val="decimal"/>
      <w:lvlText w:val="%1."/>
      <w:lvlJc w:val="left"/>
      <w:pPr>
        <w:ind w:left="720" w:hanging="360"/>
      </w:pPr>
      <w:rPr>
        <w:rFonts w:ascii="Segoe UI Semilight" w:hAnsi="Segoe UI Semilight" w:cs="Segoe UI Semilight"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13A1CC8"/>
    <w:multiLevelType w:val="hybridMultilevel"/>
    <w:tmpl w:val="3CC0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A03053"/>
    <w:multiLevelType w:val="multilevel"/>
    <w:tmpl w:val="DDFA7A12"/>
    <w:lvl w:ilvl="0">
      <w:start w:val="1"/>
      <w:numFmt w:val="bullet"/>
      <w:lvlText w:val="o"/>
      <w:lvlJc w:val="left"/>
      <w:pPr>
        <w:ind w:left="720" w:hanging="360"/>
      </w:pPr>
      <w:rPr>
        <w:rFonts w:ascii="Courier New" w:hAnsi="Courier New" w:cs="Courier New"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84135E5"/>
    <w:multiLevelType w:val="multilevel"/>
    <w:tmpl w:val="97C83776"/>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0F514C2"/>
    <w:multiLevelType w:val="multilevel"/>
    <w:tmpl w:val="78CA6D0C"/>
    <w:lvl w:ilvl="0">
      <w:start w:val="1"/>
      <w:numFmt w:val="decimal"/>
      <w:lvlText w:val="%1."/>
      <w:lvlJc w:val="left"/>
      <w:pPr>
        <w:ind w:left="720" w:hanging="360"/>
      </w:pPr>
      <w:rPr>
        <w:rFonts w:ascii="Segoe UI Semilight" w:hAnsi="Segoe UI Semilight" w:cs="Segoe UI Semilight" w:hint="default"/>
      </w:rPr>
    </w:lvl>
    <w:lvl w:ilvl="1">
      <w:start w:val="1"/>
      <w:numFmt w:val="lowerLetter"/>
      <w:lvlText w:val="%2."/>
      <w:lvlJc w:val="left"/>
      <w:pPr>
        <w:ind w:left="1440" w:hanging="360"/>
      </w:pPr>
      <w:rPr>
        <w:i w:val="0"/>
        <w:i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32B54C0"/>
    <w:multiLevelType w:val="multilevel"/>
    <w:tmpl w:val="6D18A3C4"/>
    <w:lvl w:ilvl="0">
      <w:start w:val="1"/>
      <w:numFmt w:val="bullet"/>
      <w:lvlText w:val="o"/>
      <w:lvlJc w:val="left"/>
      <w:pPr>
        <w:ind w:left="720" w:hanging="360"/>
      </w:pPr>
      <w:rPr>
        <w:rFonts w:ascii="Courier New" w:hAnsi="Courier New" w:cs="Courier New"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5472676D"/>
    <w:multiLevelType w:val="multilevel"/>
    <w:tmpl w:val="8E76E698"/>
    <w:lvl w:ilvl="0">
      <w:start w:val="1"/>
      <w:numFmt w:val="bullet"/>
      <w:lvlText w:val="o"/>
      <w:lvlJc w:val="left"/>
      <w:pPr>
        <w:ind w:left="720" w:hanging="360"/>
      </w:pPr>
      <w:rPr>
        <w:rFonts w:ascii="Courier New" w:hAnsi="Courier New" w:cs="Courier New"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6A36AA9"/>
    <w:multiLevelType w:val="hybridMultilevel"/>
    <w:tmpl w:val="30C662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F2976F6"/>
    <w:multiLevelType w:val="hybridMultilevel"/>
    <w:tmpl w:val="2D9C1EC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08D3958"/>
    <w:multiLevelType w:val="multilevel"/>
    <w:tmpl w:val="28D0FCD0"/>
    <w:lvl w:ilvl="0">
      <w:start w:val="1"/>
      <w:numFmt w:val="decimal"/>
      <w:lvlText w:val="%1."/>
      <w:lvlJc w:val="left"/>
      <w:pPr>
        <w:ind w:left="720" w:hanging="360"/>
      </w:pPr>
      <w:rPr>
        <w:rFonts w:ascii="Segoe UI Semilight" w:hAnsi="Segoe UI Semilight" w:cs="Segoe UI Semilight"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629F4939"/>
    <w:multiLevelType w:val="multilevel"/>
    <w:tmpl w:val="C890EC3C"/>
    <w:lvl w:ilvl="0">
      <w:start w:val="1"/>
      <w:numFmt w:val="bullet"/>
      <w:lvlText w:val=""/>
      <w:lvlJc w:val="left"/>
      <w:pPr>
        <w:ind w:left="720" w:hanging="360"/>
      </w:pPr>
      <w:rPr>
        <w:rFonts w:ascii="Symbol" w:hAnsi="Symbol"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42D69FC"/>
    <w:multiLevelType w:val="hybridMultilevel"/>
    <w:tmpl w:val="78666DC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EC138CF"/>
    <w:multiLevelType w:val="hybridMultilevel"/>
    <w:tmpl w:val="C8223776"/>
    <w:lvl w:ilvl="0" w:tplc="C0C26E44">
      <w:numFmt w:val="bullet"/>
      <w:lvlText w:val=""/>
      <w:lvlJc w:val="left"/>
      <w:pPr>
        <w:ind w:left="720" w:hanging="360"/>
      </w:pPr>
      <w:rPr>
        <w:rFonts w:ascii="Wingdings" w:eastAsiaTheme="minorHAnsi" w:hAnsi="Wingdings" w:cs="Wingdings" w:hint="default"/>
        <w:sz w:val="26"/>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0F94593"/>
    <w:multiLevelType w:val="multilevel"/>
    <w:tmpl w:val="B88C6002"/>
    <w:lvl w:ilvl="0">
      <w:start w:val="1"/>
      <w:numFmt w:val="bullet"/>
      <w:lvlText w:val=""/>
      <w:lvlJc w:val="left"/>
      <w:pPr>
        <w:ind w:left="720" w:hanging="360"/>
      </w:pPr>
      <w:rPr>
        <w:rFonts w:ascii="Symbol" w:hAnsi="Symbol"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358316104">
    <w:abstractNumId w:val="3"/>
  </w:num>
  <w:num w:numId="2" w16cid:durableId="618298107">
    <w:abstractNumId w:val="23"/>
  </w:num>
  <w:num w:numId="3" w16cid:durableId="381636052">
    <w:abstractNumId w:val="21"/>
  </w:num>
  <w:num w:numId="4" w16cid:durableId="1213035098">
    <w:abstractNumId w:val="13"/>
  </w:num>
  <w:num w:numId="5" w16cid:durableId="2103715774">
    <w:abstractNumId w:val="18"/>
  </w:num>
  <w:num w:numId="6" w16cid:durableId="715659174">
    <w:abstractNumId w:val="0"/>
  </w:num>
  <w:num w:numId="7" w16cid:durableId="315378456">
    <w:abstractNumId w:val="5"/>
  </w:num>
  <w:num w:numId="8" w16cid:durableId="872425387">
    <w:abstractNumId w:val="7"/>
  </w:num>
  <w:num w:numId="9" w16cid:durableId="3553320">
    <w:abstractNumId w:val="1"/>
  </w:num>
  <w:num w:numId="10" w16cid:durableId="379520474">
    <w:abstractNumId w:val="4"/>
  </w:num>
  <w:num w:numId="11" w16cid:durableId="270935101">
    <w:abstractNumId w:val="26"/>
  </w:num>
  <w:num w:numId="12" w16cid:durableId="1614360130">
    <w:abstractNumId w:val="10"/>
  </w:num>
  <w:num w:numId="13" w16cid:durableId="20127351">
    <w:abstractNumId w:val="15"/>
  </w:num>
  <w:num w:numId="14" w16cid:durableId="819150550">
    <w:abstractNumId w:val="2"/>
  </w:num>
  <w:num w:numId="15" w16cid:durableId="1533492072">
    <w:abstractNumId w:val="9"/>
  </w:num>
  <w:num w:numId="16" w16cid:durableId="1442796031">
    <w:abstractNumId w:val="14"/>
  </w:num>
  <w:num w:numId="17" w16cid:durableId="1928880284">
    <w:abstractNumId w:val="24"/>
  </w:num>
  <w:num w:numId="18" w16cid:durableId="1437291202">
    <w:abstractNumId w:val="11"/>
  </w:num>
  <w:num w:numId="19" w16cid:durableId="602618274">
    <w:abstractNumId w:val="6"/>
  </w:num>
  <w:num w:numId="20" w16cid:durableId="1344817232">
    <w:abstractNumId w:val="25"/>
  </w:num>
  <w:num w:numId="21" w16cid:durableId="728268601">
    <w:abstractNumId w:val="8"/>
  </w:num>
  <w:num w:numId="22" w16cid:durableId="659239115">
    <w:abstractNumId w:val="17"/>
  </w:num>
  <w:num w:numId="23" w16cid:durableId="36247474">
    <w:abstractNumId w:val="12"/>
  </w:num>
  <w:num w:numId="24" w16cid:durableId="1229848771">
    <w:abstractNumId w:val="27"/>
  </w:num>
  <w:num w:numId="25" w16cid:durableId="350299155">
    <w:abstractNumId w:val="19"/>
  </w:num>
  <w:num w:numId="26" w16cid:durableId="424158196">
    <w:abstractNumId w:val="16"/>
  </w:num>
  <w:num w:numId="27" w16cid:durableId="2085640983">
    <w:abstractNumId w:val="20"/>
  </w:num>
  <w:num w:numId="28" w16cid:durableId="147425094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Kuhn">
    <w15:presenceInfo w15:providerId="Windows Live" w15:userId="4b57d4301aa220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trackRevisio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691"/>
    <w:rsid w:val="00005DAE"/>
    <w:rsid w:val="00016BE9"/>
    <w:rsid w:val="00063741"/>
    <w:rsid w:val="0006443B"/>
    <w:rsid w:val="00066A4D"/>
    <w:rsid w:val="00077EBD"/>
    <w:rsid w:val="00086316"/>
    <w:rsid w:val="000A7E03"/>
    <w:rsid w:val="00130B7E"/>
    <w:rsid w:val="00136F40"/>
    <w:rsid w:val="00142629"/>
    <w:rsid w:val="00143E2B"/>
    <w:rsid w:val="001637ED"/>
    <w:rsid w:val="00167E20"/>
    <w:rsid w:val="001713FB"/>
    <w:rsid w:val="001927F9"/>
    <w:rsid w:val="00193C60"/>
    <w:rsid w:val="001B119D"/>
    <w:rsid w:val="001C07A6"/>
    <w:rsid w:val="00200CD0"/>
    <w:rsid w:val="002259AC"/>
    <w:rsid w:val="002659EB"/>
    <w:rsid w:val="00270F1E"/>
    <w:rsid w:val="002933E0"/>
    <w:rsid w:val="002A1972"/>
    <w:rsid w:val="002B3445"/>
    <w:rsid w:val="002C43F8"/>
    <w:rsid w:val="002E24BB"/>
    <w:rsid w:val="002E7E8E"/>
    <w:rsid w:val="002F2CB5"/>
    <w:rsid w:val="0030235C"/>
    <w:rsid w:val="00306BAF"/>
    <w:rsid w:val="00321F7A"/>
    <w:rsid w:val="00322C81"/>
    <w:rsid w:val="003611FF"/>
    <w:rsid w:val="00383022"/>
    <w:rsid w:val="0039006B"/>
    <w:rsid w:val="003A70FB"/>
    <w:rsid w:val="003C7681"/>
    <w:rsid w:val="003E5AF2"/>
    <w:rsid w:val="003F11ED"/>
    <w:rsid w:val="00413207"/>
    <w:rsid w:val="00416FBC"/>
    <w:rsid w:val="00451D69"/>
    <w:rsid w:val="004D5D7C"/>
    <w:rsid w:val="004D6048"/>
    <w:rsid w:val="004E279B"/>
    <w:rsid w:val="004F7A0A"/>
    <w:rsid w:val="00534F3E"/>
    <w:rsid w:val="005522D3"/>
    <w:rsid w:val="0055712E"/>
    <w:rsid w:val="00564046"/>
    <w:rsid w:val="00577FCD"/>
    <w:rsid w:val="005B439E"/>
    <w:rsid w:val="005D261F"/>
    <w:rsid w:val="005D47B5"/>
    <w:rsid w:val="005E34BB"/>
    <w:rsid w:val="00602D3F"/>
    <w:rsid w:val="00607C84"/>
    <w:rsid w:val="006161F7"/>
    <w:rsid w:val="006161FE"/>
    <w:rsid w:val="00644910"/>
    <w:rsid w:val="0065039C"/>
    <w:rsid w:val="00680956"/>
    <w:rsid w:val="00691272"/>
    <w:rsid w:val="006A320F"/>
    <w:rsid w:val="006C4787"/>
    <w:rsid w:val="006D4681"/>
    <w:rsid w:val="006E23AE"/>
    <w:rsid w:val="0071448A"/>
    <w:rsid w:val="00722E7E"/>
    <w:rsid w:val="00743BB1"/>
    <w:rsid w:val="00754F6E"/>
    <w:rsid w:val="00757DBE"/>
    <w:rsid w:val="007D15B0"/>
    <w:rsid w:val="0080100C"/>
    <w:rsid w:val="00820730"/>
    <w:rsid w:val="00835194"/>
    <w:rsid w:val="008612B5"/>
    <w:rsid w:val="00864969"/>
    <w:rsid w:val="00870BA4"/>
    <w:rsid w:val="008C0454"/>
    <w:rsid w:val="008D1312"/>
    <w:rsid w:val="008D4C0F"/>
    <w:rsid w:val="009010CD"/>
    <w:rsid w:val="00941BD5"/>
    <w:rsid w:val="00945AF8"/>
    <w:rsid w:val="00981B4F"/>
    <w:rsid w:val="009D00F9"/>
    <w:rsid w:val="009D2C0B"/>
    <w:rsid w:val="009D5691"/>
    <w:rsid w:val="009E4BD3"/>
    <w:rsid w:val="00A04F3B"/>
    <w:rsid w:val="00A15716"/>
    <w:rsid w:val="00A226E9"/>
    <w:rsid w:val="00A246CE"/>
    <w:rsid w:val="00A5231A"/>
    <w:rsid w:val="00A53162"/>
    <w:rsid w:val="00A835E9"/>
    <w:rsid w:val="00A945FA"/>
    <w:rsid w:val="00AC3177"/>
    <w:rsid w:val="00AE0E82"/>
    <w:rsid w:val="00AE5C8C"/>
    <w:rsid w:val="00AF7085"/>
    <w:rsid w:val="00B26158"/>
    <w:rsid w:val="00B515C2"/>
    <w:rsid w:val="00B67268"/>
    <w:rsid w:val="00BA513C"/>
    <w:rsid w:val="00BB7C9D"/>
    <w:rsid w:val="00BC2F61"/>
    <w:rsid w:val="00BE7340"/>
    <w:rsid w:val="00C1563C"/>
    <w:rsid w:val="00C22E66"/>
    <w:rsid w:val="00C23789"/>
    <w:rsid w:val="00C41A79"/>
    <w:rsid w:val="00C503FB"/>
    <w:rsid w:val="00C57EC9"/>
    <w:rsid w:val="00C61FF6"/>
    <w:rsid w:val="00C84167"/>
    <w:rsid w:val="00C93C33"/>
    <w:rsid w:val="00CB18D1"/>
    <w:rsid w:val="00CD1DD9"/>
    <w:rsid w:val="00CF0B41"/>
    <w:rsid w:val="00D144EB"/>
    <w:rsid w:val="00D15FD7"/>
    <w:rsid w:val="00D45F3E"/>
    <w:rsid w:val="00D54AB6"/>
    <w:rsid w:val="00D6330B"/>
    <w:rsid w:val="00D70874"/>
    <w:rsid w:val="00DB5453"/>
    <w:rsid w:val="00DC01F1"/>
    <w:rsid w:val="00E046FA"/>
    <w:rsid w:val="00E070F5"/>
    <w:rsid w:val="00E47222"/>
    <w:rsid w:val="00E61982"/>
    <w:rsid w:val="00E6198A"/>
    <w:rsid w:val="00E77CE3"/>
    <w:rsid w:val="00E905FD"/>
    <w:rsid w:val="00E93AFA"/>
    <w:rsid w:val="00EE5AE1"/>
    <w:rsid w:val="00F042C7"/>
    <w:rsid w:val="00F41C4D"/>
    <w:rsid w:val="00F61D7A"/>
    <w:rsid w:val="00FA58F7"/>
    <w:rsid w:val="00FA6BB7"/>
    <w:rsid w:val="00FC4C06"/>
    <w:rsid w:val="00FE2FDA"/>
    <w:rsid w:val="00FE532D"/>
    <w:rsid w:val="00FF377F"/>
    <w:rsid w:val="00FF4B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8B8C"/>
  <w15:chartTrackingRefBased/>
  <w15:docId w15:val="{A579E6D9-BD88-48D7-B3FD-6D509083C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FF6"/>
    <w:rPr>
      <w:rFonts w:ascii="Segoe UI Semilight" w:hAnsi="Segoe UI Semilight"/>
    </w:rPr>
  </w:style>
  <w:style w:type="paragraph" w:styleId="Titre1">
    <w:name w:val="heading 1"/>
    <w:basedOn w:val="Normal"/>
    <w:next w:val="Normal"/>
    <w:link w:val="Titre1Car"/>
    <w:uiPriority w:val="9"/>
    <w:qFormat/>
    <w:rsid w:val="00C61FF6"/>
    <w:pPr>
      <w:keepNext/>
      <w:keepLines/>
      <w:spacing w:before="240" w:after="0"/>
      <w:outlineLvl w:val="0"/>
    </w:pPr>
    <w:rPr>
      <w:rFonts w:ascii="Segoe UI" w:eastAsiaTheme="majorEastAsia" w:hAnsi="Segoe UI" w:cstheme="majorBidi"/>
      <w:color w:val="4472C4" w:themeColor="accent1"/>
      <w:sz w:val="32"/>
      <w:szCs w:val="32"/>
    </w:rPr>
  </w:style>
  <w:style w:type="paragraph" w:styleId="Titre2">
    <w:name w:val="heading 2"/>
    <w:basedOn w:val="Titre1"/>
    <w:next w:val="Normal"/>
    <w:link w:val="Titre2Car"/>
    <w:uiPriority w:val="9"/>
    <w:unhideWhenUsed/>
    <w:qFormat/>
    <w:rsid w:val="00C61FF6"/>
    <w:pPr>
      <w:spacing w:before="40"/>
      <w:outlineLvl w:val="1"/>
    </w:pPr>
    <w:rPr>
      <w:sz w:val="28"/>
      <w:szCs w:val="26"/>
    </w:rPr>
  </w:style>
  <w:style w:type="paragraph" w:styleId="Titre3">
    <w:name w:val="heading 3"/>
    <w:basedOn w:val="Titre2"/>
    <w:next w:val="Normal"/>
    <w:link w:val="Titre3Car"/>
    <w:uiPriority w:val="9"/>
    <w:unhideWhenUsed/>
    <w:qFormat/>
    <w:rsid w:val="00C61FF6"/>
    <w:pPr>
      <w:outlineLvl w:val="2"/>
    </w:pPr>
    <w:rPr>
      <w:sz w:val="24"/>
      <w:szCs w:val="24"/>
    </w:rPr>
  </w:style>
  <w:style w:type="paragraph" w:styleId="Titre4">
    <w:name w:val="heading 4"/>
    <w:basedOn w:val="Titre3"/>
    <w:next w:val="Normal"/>
    <w:link w:val="Titre4Car"/>
    <w:uiPriority w:val="9"/>
    <w:unhideWhenUsed/>
    <w:qFormat/>
    <w:rsid w:val="00864969"/>
    <w:pPr>
      <w:outlineLvl w:val="3"/>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61FF6"/>
    <w:rPr>
      <w:rFonts w:ascii="Segoe UI" w:eastAsiaTheme="majorEastAsia" w:hAnsi="Segoe UI" w:cstheme="majorBidi"/>
      <w:color w:val="4472C4" w:themeColor="accent1"/>
      <w:sz w:val="32"/>
      <w:szCs w:val="32"/>
    </w:rPr>
  </w:style>
  <w:style w:type="paragraph" w:styleId="Titre">
    <w:name w:val="Title"/>
    <w:basedOn w:val="Normal"/>
    <w:next w:val="Normal"/>
    <w:link w:val="TitreCar"/>
    <w:uiPriority w:val="10"/>
    <w:qFormat/>
    <w:rsid w:val="009D56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D5691"/>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C61FF6"/>
    <w:rPr>
      <w:rFonts w:ascii="Segoe UI" w:eastAsiaTheme="majorEastAsia" w:hAnsi="Segoe UI" w:cstheme="majorBidi"/>
      <w:color w:val="4472C4" w:themeColor="accent1"/>
      <w:sz w:val="28"/>
      <w:szCs w:val="26"/>
    </w:rPr>
  </w:style>
  <w:style w:type="character" w:customStyle="1" w:styleId="Titre3Car">
    <w:name w:val="Titre 3 Car"/>
    <w:basedOn w:val="Policepardfaut"/>
    <w:link w:val="Titre3"/>
    <w:uiPriority w:val="9"/>
    <w:rsid w:val="00C61FF6"/>
    <w:rPr>
      <w:rFonts w:ascii="Segoe UI" w:eastAsiaTheme="majorEastAsia" w:hAnsi="Segoe UI" w:cstheme="majorBidi"/>
      <w:color w:val="4472C4" w:themeColor="accent1"/>
      <w:sz w:val="24"/>
      <w:szCs w:val="24"/>
    </w:rPr>
  </w:style>
  <w:style w:type="paragraph" w:styleId="Paragraphedeliste">
    <w:name w:val="List Paragraph"/>
    <w:basedOn w:val="Normal"/>
    <w:uiPriority w:val="34"/>
    <w:qFormat/>
    <w:rsid w:val="00FF4B81"/>
    <w:pPr>
      <w:ind w:left="720"/>
      <w:contextualSpacing/>
    </w:pPr>
  </w:style>
  <w:style w:type="character" w:styleId="Lienhypertexte">
    <w:name w:val="Hyperlink"/>
    <w:basedOn w:val="Policepardfaut"/>
    <w:uiPriority w:val="99"/>
    <w:unhideWhenUsed/>
    <w:rsid w:val="00FF4B81"/>
    <w:rPr>
      <w:color w:val="0000FF"/>
      <w:u w:val="single"/>
    </w:rPr>
  </w:style>
  <w:style w:type="character" w:styleId="Accentuationlgre">
    <w:name w:val="Subtle Emphasis"/>
    <w:basedOn w:val="Policepardfaut"/>
    <w:uiPriority w:val="19"/>
    <w:qFormat/>
    <w:rsid w:val="00864969"/>
    <w:rPr>
      <w:rFonts w:ascii="Segoe UI" w:hAnsi="Segoe UI"/>
      <w:i w:val="0"/>
      <w:iCs/>
      <w:color w:val="404040" w:themeColor="text1" w:themeTint="BF"/>
      <w:sz w:val="22"/>
    </w:rPr>
  </w:style>
  <w:style w:type="character" w:customStyle="1" w:styleId="Titre4Car">
    <w:name w:val="Titre 4 Car"/>
    <w:basedOn w:val="Policepardfaut"/>
    <w:link w:val="Titre4"/>
    <w:uiPriority w:val="9"/>
    <w:rsid w:val="00864969"/>
    <w:rPr>
      <w:rFonts w:ascii="Segoe UI" w:eastAsiaTheme="majorEastAsia" w:hAnsi="Segoe UI" w:cstheme="majorBidi"/>
      <w:i/>
      <w:iCs/>
      <w:color w:val="4472C4" w:themeColor="accent1"/>
      <w:sz w:val="24"/>
      <w:szCs w:val="24"/>
    </w:rPr>
  </w:style>
  <w:style w:type="paragraph" w:styleId="En-ttedetabledesmatires">
    <w:name w:val="TOC Heading"/>
    <w:basedOn w:val="Titre1"/>
    <w:next w:val="Normal"/>
    <w:uiPriority w:val="39"/>
    <w:unhideWhenUsed/>
    <w:qFormat/>
    <w:rsid w:val="00644910"/>
    <w:pPr>
      <w:outlineLvl w:val="9"/>
    </w:pPr>
    <w:rPr>
      <w:rFonts w:asciiTheme="majorHAnsi" w:hAnsiTheme="majorHAnsi"/>
      <w:color w:val="2F5496" w:themeColor="accent1" w:themeShade="BF"/>
      <w:lang w:eastAsia="fr-CH"/>
    </w:rPr>
  </w:style>
  <w:style w:type="paragraph" w:styleId="TM1">
    <w:name w:val="toc 1"/>
    <w:basedOn w:val="Normal"/>
    <w:next w:val="Normal"/>
    <w:autoRedefine/>
    <w:uiPriority w:val="39"/>
    <w:unhideWhenUsed/>
    <w:rsid w:val="007D15B0"/>
    <w:pPr>
      <w:tabs>
        <w:tab w:val="right" w:pos="9062"/>
      </w:tabs>
      <w:spacing w:after="100"/>
      <w:pPrChange w:id="0" w:author="Martin Kuhn" w:date="2022-08-04T15:58:00Z">
        <w:pPr>
          <w:spacing w:after="100" w:line="259" w:lineRule="auto"/>
        </w:pPr>
      </w:pPrChange>
    </w:pPr>
    <w:rPr>
      <w:rPrChange w:id="0" w:author="Martin Kuhn" w:date="2022-08-04T15:58:00Z">
        <w:rPr>
          <w:rFonts w:ascii="Segoe UI Semilight" w:eastAsiaTheme="minorHAnsi" w:hAnsi="Segoe UI Semilight" w:cstheme="minorBidi"/>
          <w:sz w:val="22"/>
          <w:szCs w:val="22"/>
          <w:lang w:val="fr-CH" w:eastAsia="en-US" w:bidi="ar-SA"/>
        </w:rPr>
      </w:rPrChange>
    </w:rPr>
  </w:style>
  <w:style w:type="paragraph" w:styleId="TM2">
    <w:name w:val="toc 2"/>
    <w:basedOn w:val="Normal"/>
    <w:next w:val="Normal"/>
    <w:autoRedefine/>
    <w:uiPriority w:val="39"/>
    <w:unhideWhenUsed/>
    <w:rsid w:val="00644910"/>
    <w:pPr>
      <w:spacing w:after="100"/>
      <w:ind w:left="220"/>
    </w:pPr>
  </w:style>
  <w:style w:type="paragraph" w:styleId="TM3">
    <w:name w:val="toc 3"/>
    <w:basedOn w:val="Normal"/>
    <w:next w:val="Normal"/>
    <w:autoRedefine/>
    <w:uiPriority w:val="39"/>
    <w:unhideWhenUsed/>
    <w:rsid w:val="00644910"/>
    <w:pPr>
      <w:spacing w:after="100"/>
      <w:ind w:left="440"/>
    </w:pPr>
  </w:style>
  <w:style w:type="paragraph" w:styleId="En-tte">
    <w:name w:val="header"/>
    <w:basedOn w:val="Normal"/>
    <w:link w:val="En-tteCar"/>
    <w:uiPriority w:val="99"/>
    <w:unhideWhenUsed/>
    <w:rsid w:val="005D47B5"/>
    <w:pPr>
      <w:tabs>
        <w:tab w:val="center" w:pos="4536"/>
        <w:tab w:val="right" w:pos="9072"/>
      </w:tabs>
      <w:spacing w:after="0" w:line="240" w:lineRule="auto"/>
    </w:pPr>
  </w:style>
  <w:style w:type="character" w:customStyle="1" w:styleId="En-tteCar">
    <w:name w:val="En-tête Car"/>
    <w:basedOn w:val="Policepardfaut"/>
    <w:link w:val="En-tte"/>
    <w:uiPriority w:val="99"/>
    <w:rsid w:val="005D47B5"/>
    <w:rPr>
      <w:rFonts w:ascii="Segoe UI Semilight" w:hAnsi="Segoe UI Semilight"/>
    </w:rPr>
  </w:style>
  <w:style w:type="paragraph" w:styleId="Pieddepage">
    <w:name w:val="footer"/>
    <w:basedOn w:val="Normal"/>
    <w:link w:val="PieddepageCar"/>
    <w:uiPriority w:val="99"/>
    <w:unhideWhenUsed/>
    <w:rsid w:val="005D47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47B5"/>
    <w:rPr>
      <w:rFonts w:ascii="Segoe UI Semilight" w:hAnsi="Segoe UI Semilight"/>
    </w:rPr>
  </w:style>
  <w:style w:type="character" w:styleId="Marquedecommentaire">
    <w:name w:val="annotation reference"/>
    <w:basedOn w:val="Policepardfaut"/>
    <w:uiPriority w:val="99"/>
    <w:semiHidden/>
    <w:unhideWhenUsed/>
    <w:rsid w:val="006A320F"/>
    <w:rPr>
      <w:sz w:val="16"/>
      <w:szCs w:val="16"/>
    </w:rPr>
  </w:style>
  <w:style w:type="paragraph" w:styleId="Commentaire">
    <w:name w:val="annotation text"/>
    <w:basedOn w:val="Normal"/>
    <w:link w:val="CommentaireCar"/>
    <w:uiPriority w:val="99"/>
    <w:semiHidden/>
    <w:unhideWhenUsed/>
    <w:rsid w:val="006A320F"/>
    <w:pPr>
      <w:spacing w:line="240" w:lineRule="auto"/>
    </w:pPr>
    <w:rPr>
      <w:sz w:val="20"/>
      <w:szCs w:val="20"/>
    </w:rPr>
  </w:style>
  <w:style w:type="character" w:customStyle="1" w:styleId="CommentaireCar">
    <w:name w:val="Commentaire Car"/>
    <w:basedOn w:val="Policepardfaut"/>
    <w:link w:val="Commentaire"/>
    <w:uiPriority w:val="99"/>
    <w:semiHidden/>
    <w:rsid w:val="006A320F"/>
    <w:rPr>
      <w:rFonts w:ascii="Segoe UI Semilight" w:hAnsi="Segoe UI Semilight"/>
      <w:sz w:val="20"/>
      <w:szCs w:val="20"/>
    </w:rPr>
  </w:style>
  <w:style w:type="paragraph" w:styleId="Objetducommentaire">
    <w:name w:val="annotation subject"/>
    <w:basedOn w:val="Commentaire"/>
    <w:next w:val="Commentaire"/>
    <w:link w:val="ObjetducommentaireCar"/>
    <w:uiPriority w:val="99"/>
    <w:semiHidden/>
    <w:unhideWhenUsed/>
    <w:rsid w:val="006A320F"/>
    <w:rPr>
      <w:b/>
      <w:bCs/>
    </w:rPr>
  </w:style>
  <w:style w:type="character" w:customStyle="1" w:styleId="ObjetducommentaireCar">
    <w:name w:val="Objet du commentaire Car"/>
    <w:basedOn w:val="CommentaireCar"/>
    <w:link w:val="Objetducommentaire"/>
    <w:uiPriority w:val="99"/>
    <w:semiHidden/>
    <w:rsid w:val="006A320F"/>
    <w:rPr>
      <w:rFonts w:ascii="Segoe UI Semilight" w:hAnsi="Segoe UI Semilight"/>
      <w:b/>
      <w:bCs/>
      <w:sz w:val="20"/>
      <w:szCs w:val="20"/>
    </w:rPr>
  </w:style>
  <w:style w:type="paragraph" w:styleId="Rvision">
    <w:name w:val="Revision"/>
    <w:hidden/>
    <w:uiPriority w:val="99"/>
    <w:semiHidden/>
    <w:rsid w:val="00AC3177"/>
    <w:pPr>
      <w:spacing w:after="0" w:line="240" w:lineRule="auto"/>
    </w:pPr>
    <w:rPr>
      <w:rFonts w:ascii="Segoe UI Semilight" w:hAnsi="Segoe UI Semilight"/>
    </w:rPr>
  </w:style>
  <w:style w:type="character" w:styleId="Accentuation">
    <w:name w:val="Emphasis"/>
    <w:basedOn w:val="Policepardfaut"/>
    <w:uiPriority w:val="20"/>
    <w:qFormat/>
    <w:rsid w:val="00A246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5195">
      <w:bodyDiv w:val="1"/>
      <w:marLeft w:val="0"/>
      <w:marRight w:val="0"/>
      <w:marTop w:val="0"/>
      <w:marBottom w:val="0"/>
      <w:divBdr>
        <w:top w:val="none" w:sz="0" w:space="0" w:color="auto"/>
        <w:left w:val="none" w:sz="0" w:space="0" w:color="auto"/>
        <w:bottom w:val="none" w:sz="0" w:space="0" w:color="auto"/>
        <w:right w:val="none" w:sz="0" w:space="0" w:color="auto"/>
      </w:divBdr>
    </w:div>
    <w:div w:id="46493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hyperlink" Target="https://wordmvp.com/FAQs/MailMerge/MMergeIfFields.htm"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support.microsoft.com/fr-fr/office/codes-de-champ-champ-mergefield-7a6d24a1-68a6-4b05-8359-1dc087daf4e6?ui=fr-FR&amp;rs=fr-FR&amp;ad=FR"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hyperlink" Target="https://dotnet.microsoft.com/download/dotnet-framework/net4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https://bettersolutions.com/word/fields/index.htm" TargetMode="External"/><Relationship Id="rId69" Type="http://schemas.openxmlformats.org/officeDocument/2006/relationships/hyperlink" Target="https://wordmvp.com/FAQs/Mailmerge.htm"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https://support.microsoft.com/fr-fr/office/formater-les-r%c3%a9sultats-de-champs-baa61f5a-5636-4f11-ab4f-6c36ae43508c?ui=fr-FR&amp;rs=fr-FR&amp;ad=FR"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sql.sh/cours/where/is" TargetMode="External"/><Relationship Id="rId60" Type="http://schemas.openxmlformats.org/officeDocument/2006/relationships/image" Target="media/image45.png"/><Relationship Id="rId65" Type="http://schemas.openxmlformats.org/officeDocument/2006/relationships/hyperlink" Target="https://bettersolutions.com/word/fields/if-field.htm"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B1744-A536-4100-89E8-8DE7D5364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26</Pages>
  <Words>3676</Words>
  <Characters>20222</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ListFlow User's Manual</vt:lpstr>
    </vt:vector>
  </TitlesOfParts>
  <Company/>
  <LinksUpToDate>false</LinksUpToDate>
  <CharactersWithSpaces>23851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ListFlow User's Manual</dc:title>
  <dc:subject/>
  <dc:creator>Martin Kuhn</dc:creator>
  <cp:keywords>ListFlow</cp:keywords>
  <dc:description/>
  <cp:lastModifiedBy>Martin Kuhn</cp:lastModifiedBy>
  <cp:revision>69</cp:revision>
  <dcterms:created xsi:type="dcterms:W3CDTF">2021-11-27T15:17:00Z</dcterms:created>
  <dcterms:modified xsi:type="dcterms:W3CDTF">2022-08-04T14:09:00Z</dcterms:modified>
</cp:coreProperties>
</file>